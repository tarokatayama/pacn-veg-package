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659EF" w14:textId="040AA4AB" w:rsidR="00047B32" w:rsidRDefault="00047B32" w:rsidP="00047B32">
      <w:pPr>
        <w:pStyle w:val="nrpsHeading1SOP"/>
      </w:pPr>
      <w:r>
        <w:t>Standard Operating Procedure (SOP) #</w:t>
      </w:r>
      <w:r w:rsidR="00706334">
        <w:t>14</w:t>
      </w:r>
    </w:p>
    <w:p w14:paraId="5AF4FF36" w14:textId="77777777" w:rsidR="00047B32" w:rsidRPr="00F45FAF" w:rsidRDefault="00047B32" w:rsidP="00047B32">
      <w:pPr>
        <w:pStyle w:val="SOPSubtitle"/>
      </w:pPr>
      <w:bookmarkStart w:id="0" w:name="_Toc266424468"/>
      <w:bookmarkStart w:id="1" w:name="_Toc266424733"/>
      <w:bookmarkStart w:id="2" w:name="_Toc266709722"/>
      <w:r w:rsidRPr="00F45FAF">
        <w:t>Managing Photographic Images</w:t>
      </w:r>
      <w:bookmarkEnd w:id="0"/>
      <w:bookmarkEnd w:id="1"/>
      <w:bookmarkEnd w:id="2"/>
    </w:p>
    <w:p w14:paraId="03EFAF36" w14:textId="29CC94B5" w:rsidR="005D0450" w:rsidRPr="00EA75CB" w:rsidRDefault="00224F3E" w:rsidP="00DB2258">
      <w:pPr>
        <w:pStyle w:val="nrpsNormal"/>
      </w:pPr>
      <w:r>
        <w:t xml:space="preserve">Version </w:t>
      </w:r>
      <w:r w:rsidR="00857A2A">
        <w:t>2</w:t>
      </w:r>
      <w:r w:rsidR="0088069A">
        <w:t>.0</w:t>
      </w:r>
      <w:r w:rsidR="00CE5DA7">
        <w:t>1</w:t>
      </w:r>
      <w:r w:rsidR="005D0450" w:rsidRPr="00EA75CB">
        <w:t xml:space="preserve"> </w:t>
      </w:r>
      <w:r w:rsidR="003276FD">
        <w:t>(</w:t>
      </w:r>
      <w:r w:rsidR="00CE5DA7">
        <w:t xml:space="preserve">March </w:t>
      </w:r>
      <w:r w:rsidR="00E57827">
        <w:t>1</w:t>
      </w:r>
      <w:r w:rsidR="00DB6FCB">
        <w:t>4</w:t>
      </w:r>
      <w:r w:rsidR="00CE5DA7">
        <w:t>, 2022</w:t>
      </w:r>
      <w:r w:rsidR="003276FD">
        <w:t>)</w:t>
      </w:r>
    </w:p>
    <w:p w14:paraId="220728B5" w14:textId="77777777" w:rsidR="005D0450" w:rsidRPr="00EB7EB6" w:rsidRDefault="005D0450" w:rsidP="00047B32">
      <w:pPr>
        <w:pStyle w:val="nrpsHeading2SOP"/>
      </w:pPr>
      <w:r>
        <w:t>Change History</w:t>
      </w:r>
    </w:p>
    <w:tbl>
      <w:tblPr>
        <w:tblStyle w:val="TableGrid"/>
        <w:tblW w:w="9085" w:type="dxa"/>
        <w:tblLayout w:type="fixed"/>
        <w:tblLook w:val="0020" w:firstRow="1" w:lastRow="0" w:firstColumn="0" w:lastColumn="0" w:noHBand="0" w:noVBand="0"/>
      </w:tblPr>
      <w:tblGrid>
        <w:gridCol w:w="1062"/>
        <w:gridCol w:w="1080"/>
        <w:gridCol w:w="1363"/>
        <w:gridCol w:w="2250"/>
        <w:gridCol w:w="2250"/>
        <w:gridCol w:w="1080"/>
      </w:tblGrid>
      <w:tr w:rsidR="005D0450" w:rsidRPr="00EA75CB" w14:paraId="218A6F87" w14:textId="77777777" w:rsidTr="00B167BA">
        <w:tc>
          <w:tcPr>
            <w:tcW w:w="1062" w:type="dxa"/>
          </w:tcPr>
          <w:p w14:paraId="07B16247" w14:textId="77777777" w:rsidR="005D0450" w:rsidRPr="00EA75CB" w:rsidRDefault="005D0450" w:rsidP="00D51C76">
            <w:pPr>
              <w:pStyle w:val="nrpsTableheader"/>
            </w:pPr>
            <w:r w:rsidRPr="00EA75CB">
              <w:t>New Version #</w:t>
            </w:r>
          </w:p>
        </w:tc>
        <w:tc>
          <w:tcPr>
            <w:tcW w:w="1080" w:type="dxa"/>
          </w:tcPr>
          <w:p w14:paraId="3B13EBF3" w14:textId="77777777" w:rsidR="005D0450" w:rsidRPr="00EA75CB" w:rsidRDefault="005D0450" w:rsidP="00D51C76">
            <w:pPr>
              <w:pStyle w:val="nrpsTableheader"/>
            </w:pPr>
            <w:r w:rsidRPr="00EA75CB">
              <w:t>Revision Date</w:t>
            </w:r>
          </w:p>
        </w:tc>
        <w:tc>
          <w:tcPr>
            <w:tcW w:w="1363" w:type="dxa"/>
          </w:tcPr>
          <w:p w14:paraId="064F9EED" w14:textId="77777777" w:rsidR="005D0450" w:rsidRPr="00EA75CB" w:rsidRDefault="005D0450" w:rsidP="00D51C76">
            <w:pPr>
              <w:pStyle w:val="nrpsTableheader"/>
            </w:pPr>
            <w:r w:rsidRPr="00EA75CB">
              <w:t>Author</w:t>
            </w:r>
          </w:p>
        </w:tc>
        <w:tc>
          <w:tcPr>
            <w:tcW w:w="2250" w:type="dxa"/>
          </w:tcPr>
          <w:p w14:paraId="37908ED0" w14:textId="77777777" w:rsidR="005D0450" w:rsidRPr="00EA75CB" w:rsidRDefault="005D0450" w:rsidP="00D51C76">
            <w:pPr>
              <w:pStyle w:val="nrpsTableheader"/>
            </w:pPr>
            <w:r w:rsidRPr="00EA75CB">
              <w:t>Changes Made</w:t>
            </w:r>
          </w:p>
        </w:tc>
        <w:tc>
          <w:tcPr>
            <w:tcW w:w="2250" w:type="dxa"/>
          </w:tcPr>
          <w:p w14:paraId="3FC39B8D" w14:textId="77777777" w:rsidR="005D0450" w:rsidRPr="00EA75CB" w:rsidRDefault="005D0450" w:rsidP="00D51C76">
            <w:pPr>
              <w:pStyle w:val="nrpsTableheader"/>
            </w:pPr>
            <w:r w:rsidRPr="00EA75CB">
              <w:t>Reason for Change</w:t>
            </w:r>
          </w:p>
        </w:tc>
        <w:tc>
          <w:tcPr>
            <w:tcW w:w="1080" w:type="dxa"/>
          </w:tcPr>
          <w:p w14:paraId="4E334FD5" w14:textId="77777777" w:rsidR="005D0450" w:rsidRPr="00EA75CB" w:rsidRDefault="005D0450" w:rsidP="00D51C76">
            <w:pPr>
              <w:pStyle w:val="nrpsTableheader"/>
            </w:pPr>
            <w:r w:rsidRPr="00EA75CB">
              <w:t>Previous Version #</w:t>
            </w:r>
          </w:p>
        </w:tc>
      </w:tr>
      <w:tr w:rsidR="006E56DF" w:rsidRPr="00EB7EB6" w14:paraId="177776C1" w14:textId="77777777" w:rsidTr="00857A2A">
        <w:trPr>
          <w:trHeight w:val="2807"/>
        </w:trPr>
        <w:tc>
          <w:tcPr>
            <w:tcW w:w="1062" w:type="dxa"/>
          </w:tcPr>
          <w:p w14:paraId="6683ADD7" w14:textId="5D6C3A01" w:rsidR="006E56DF" w:rsidRPr="00CC199D" w:rsidRDefault="00AE26C8" w:rsidP="006E56DF">
            <w:pPr>
              <w:pStyle w:val="nrpsTablecell"/>
            </w:pPr>
            <w:r>
              <w:t>2.0</w:t>
            </w:r>
          </w:p>
        </w:tc>
        <w:tc>
          <w:tcPr>
            <w:tcW w:w="1080" w:type="dxa"/>
          </w:tcPr>
          <w:p w14:paraId="64B0F3B6" w14:textId="207AB5A1" w:rsidR="006E56DF" w:rsidRPr="00CC199D" w:rsidRDefault="000B7B7D" w:rsidP="006E56DF">
            <w:pPr>
              <w:pStyle w:val="nrpsTablecell"/>
            </w:pPr>
            <w:r>
              <w:t>5/</w:t>
            </w:r>
            <w:r w:rsidR="00AA3ACA">
              <w:rPr>
                <w:lang w:val="haw-US"/>
              </w:rPr>
              <w:t>24</w:t>
            </w:r>
            <w:r>
              <w:t>/2021</w:t>
            </w:r>
          </w:p>
        </w:tc>
        <w:tc>
          <w:tcPr>
            <w:tcW w:w="1363" w:type="dxa"/>
          </w:tcPr>
          <w:p w14:paraId="73826874" w14:textId="3E903759" w:rsidR="006E56DF" w:rsidRPr="00CC199D" w:rsidRDefault="00B167BA" w:rsidP="006E56DF">
            <w:pPr>
              <w:pStyle w:val="nrpsTablecell"/>
            </w:pPr>
            <w:r>
              <w:t xml:space="preserve">Kelly Kozar, </w:t>
            </w:r>
            <w:r w:rsidR="006E56DF">
              <w:t>Kim Weisenborn</w:t>
            </w:r>
            <w:r w:rsidR="000B7B7D">
              <w:t>,</w:t>
            </w:r>
            <w:r>
              <w:t xml:space="preserve"> </w:t>
            </w:r>
            <w:r w:rsidR="000B7B7D">
              <w:t>Jacob Gross</w:t>
            </w:r>
          </w:p>
        </w:tc>
        <w:tc>
          <w:tcPr>
            <w:tcW w:w="2250" w:type="dxa"/>
          </w:tcPr>
          <w:p w14:paraId="6CEE1416" w14:textId="437D261F" w:rsidR="000B7B7D" w:rsidRPr="00533022" w:rsidRDefault="003B4067" w:rsidP="006E56DF">
            <w:pPr>
              <w:pStyle w:val="nrpsTablecell"/>
            </w:pPr>
            <w:r>
              <w:t>Updated folder structure</w:t>
            </w:r>
            <w:r w:rsidR="00B167BA">
              <w:t xml:space="preserve"> and instructions. R</w:t>
            </w:r>
            <w:r>
              <w:t>evised section on organizing images, and few other minor updates like SOP references and external links.</w:t>
            </w:r>
            <w:r w:rsidR="00B167BA">
              <w:t xml:space="preserve"> </w:t>
            </w:r>
            <w:r w:rsidR="000B7B7D">
              <w:rPr>
                <w:rFonts w:cs="Arial"/>
              </w:rPr>
              <w:t xml:space="preserve">Added new procedures for managing photos captured with </w:t>
            </w:r>
            <w:r w:rsidR="00CD0916">
              <w:rPr>
                <w:rFonts w:cs="Arial"/>
              </w:rPr>
              <w:t xml:space="preserve">ArcGIS </w:t>
            </w:r>
            <w:r w:rsidR="006A3E58">
              <w:rPr>
                <w:rFonts w:cs="Arial"/>
              </w:rPr>
              <w:t>Field Maps</w:t>
            </w:r>
            <w:r w:rsidR="00CD0916">
              <w:t>®</w:t>
            </w:r>
            <w:r w:rsidR="000B7B7D">
              <w:rPr>
                <w:rFonts w:cs="Arial"/>
              </w:rPr>
              <w:t xml:space="preserve"> app, utilizing AGOL cloud storage, and photo processing with ArcGIS and R.</w:t>
            </w:r>
          </w:p>
        </w:tc>
        <w:tc>
          <w:tcPr>
            <w:tcW w:w="2250" w:type="dxa"/>
          </w:tcPr>
          <w:p w14:paraId="04858A34" w14:textId="3B24CA3A" w:rsidR="000B7B7D" w:rsidRPr="005B6E9F" w:rsidRDefault="005318CA" w:rsidP="006E56DF">
            <w:pPr>
              <w:pStyle w:val="nrpsTablecell"/>
            </w:pPr>
            <w:r>
              <w:t xml:space="preserve">To reflect current folder setup </w:t>
            </w:r>
            <w:r w:rsidR="00B167BA">
              <w:t>and how to process the images.  To update outdated SOP references and external links</w:t>
            </w:r>
            <w:r>
              <w:t>.</w:t>
            </w:r>
            <w:r w:rsidR="00B167BA">
              <w:t xml:space="preserve"> </w:t>
            </w:r>
            <w:r w:rsidR="000B7B7D">
              <w:rPr>
                <w:rFonts w:cs="Arial"/>
              </w:rPr>
              <w:t>To better document species identifications and utilize the suite of capabilities available with smart devices, ESRI apps, and AGOL.</w:t>
            </w:r>
          </w:p>
        </w:tc>
        <w:tc>
          <w:tcPr>
            <w:tcW w:w="1080" w:type="dxa"/>
          </w:tcPr>
          <w:p w14:paraId="1213AA43" w14:textId="4499AEFD" w:rsidR="006E56DF" w:rsidRPr="005B6E9F" w:rsidRDefault="00B167BA" w:rsidP="006E56DF">
            <w:pPr>
              <w:pStyle w:val="nrpsTablecell"/>
            </w:pPr>
            <w:r>
              <w:t>1.0</w:t>
            </w:r>
          </w:p>
        </w:tc>
      </w:tr>
      <w:tr w:rsidR="00084148" w:rsidRPr="00EB7EB6" w14:paraId="2C8BFBFB" w14:textId="77777777" w:rsidTr="00183C5C">
        <w:trPr>
          <w:trHeight w:val="70"/>
        </w:trPr>
        <w:tc>
          <w:tcPr>
            <w:tcW w:w="1062" w:type="dxa"/>
          </w:tcPr>
          <w:p w14:paraId="70503B6D" w14:textId="7E6596F9" w:rsidR="00084148" w:rsidRDefault="00084148" w:rsidP="00084148">
            <w:pPr>
              <w:pStyle w:val="nrpsTablecell"/>
            </w:pPr>
            <w:r>
              <w:t>2.01</w:t>
            </w:r>
          </w:p>
        </w:tc>
        <w:tc>
          <w:tcPr>
            <w:tcW w:w="1080" w:type="dxa"/>
          </w:tcPr>
          <w:p w14:paraId="5104BD3B" w14:textId="2A755050" w:rsidR="00084148" w:rsidRDefault="00084148" w:rsidP="00084148">
            <w:pPr>
              <w:pStyle w:val="nrpsTablecell"/>
            </w:pPr>
            <w:r>
              <w:t>3/</w:t>
            </w:r>
            <w:r w:rsidR="00E57827">
              <w:t>1</w:t>
            </w:r>
            <w:r w:rsidR="00DB6FCB">
              <w:t>4</w:t>
            </w:r>
            <w:r>
              <w:t>/2022</w:t>
            </w:r>
          </w:p>
        </w:tc>
        <w:tc>
          <w:tcPr>
            <w:tcW w:w="1363" w:type="dxa"/>
          </w:tcPr>
          <w:p w14:paraId="3DDC6B5B" w14:textId="256A6098" w:rsidR="00084148" w:rsidRDefault="00084148" w:rsidP="00084148">
            <w:pPr>
              <w:pStyle w:val="nrpsTablecell"/>
            </w:pPr>
            <w:r>
              <w:t>Kim Weisenborn</w:t>
            </w:r>
          </w:p>
        </w:tc>
        <w:tc>
          <w:tcPr>
            <w:tcW w:w="2250" w:type="dxa"/>
          </w:tcPr>
          <w:p w14:paraId="4C0F639D" w14:textId="2C784619" w:rsidR="00084148" w:rsidRDefault="00084148" w:rsidP="00084148">
            <w:pPr>
              <w:pStyle w:val="nrpsTablecell"/>
            </w:pPr>
            <w:r w:rsidRPr="00CE398D">
              <w:rPr>
                <w:color w:val="auto"/>
              </w:rPr>
              <w:t>Updated content to refer to new PACN I&amp;M SharePoint. Updated figures to reflect change</w:t>
            </w:r>
            <w:r>
              <w:rPr>
                <w:color w:val="auto"/>
              </w:rPr>
              <w:t>.</w:t>
            </w:r>
          </w:p>
        </w:tc>
        <w:tc>
          <w:tcPr>
            <w:tcW w:w="2250" w:type="dxa"/>
          </w:tcPr>
          <w:p w14:paraId="056D6AE9" w14:textId="1D25E834" w:rsidR="00084148" w:rsidRDefault="00084148" w:rsidP="00084148">
            <w:pPr>
              <w:pStyle w:val="nrpsTablecell"/>
            </w:pPr>
            <w:r w:rsidRPr="00CE398D">
              <w:rPr>
                <w:rStyle w:val="normaltextrun"/>
                <w:rFonts w:cs="Arial"/>
                <w:color w:val="auto"/>
                <w:szCs w:val="18"/>
                <w:shd w:val="clear" w:color="auto" w:fill="FFFFFF"/>
              </w:rPr>
              <w:t>PACN data is no longer stored on a networked server (I:\ drive) and is now stored on the PACN SharePoint site</w:t>
            </w:r>
            <w:r>
              <w:rPr>
                <w:rStyle w:val="normaltextrun"/>
                <w:rFonts w:cs="Arial"/>
                <w:color w:val="auto"/>
                <w:szCs w:val="18"/>
                <w:shd w:val="clear" w:color="auto" w:fill="FFFFFF"/>
              </w:rPr>
              <w:t>.</w:t>
            </w:r>
          </w:p>
        </w:tc>
        <w:tc>
          <w:tcPr>
            <w:tcW w:w="1080" w:type="dxa"/>
          </w:tcPr>
          <w:p w14:paraId="51AB1D33" w14:textId="4756F204" w:rsidR="00084148" w:rsidRDefault="00084148" w:rsidP="00084148">
            <w:pPr>
              <w:pStyle w:val="nrpsTablecell"/>
            </w:pPr>
            <w:r>
              <w:t>2.0</w:t>
            </w:r>
          </w:p>
        </w:tc>
      </w:tr>
      <w:tr w:rsidR="00183C5C" w:rsidRPr="00EB7EB6" w14:paraId="67206D24" w14:textId="77777777" w:rsidTr="00183C5C">
        <w:trPr>
          <w:trHeight w:val="70"/>
        </w:trPr>
        <w:tc>
          <w:tcPr>
            <w:tcW w:w="1062" w:type="dxa"/>
          </w:tcPr>
          <w:p w14:paraId="47FFD834" w14:textId="77777777" w:rsidR="00183C5C" w:rsidRDefault="00183C5C" w:rsidP="006E56DF">
            <w:pPr>
              <w:pStyle w:val="nrpsTablecell"/>
            </w:pPr>
          </w:p>
        </w:tc>
        <w:tc>
          <w:tcPr>
            <w:tcW w:w="1080" w:type="dxa"/>
          </w:tcPr>
          <w:p w14:paraId="3D162CB1" w14:textId="77777777" w:rsidR="00183C5C" w:rsidRDefault="00183C5C" w:rsidP="006E56DF">
            <w:pPr>
              <w:pStyle w:val="nrpsTablecell"/>
            </w:pPr>
          </w:p>
        </w:tc>
        <w:tc>
          <w:tcPr>
            <w:tcW w:w="1363" w:type="dxa"/>
          </w:tcPr>
          <w:p w14:paraId="16BD4810" w14:textId="77777777" w:rsidR="00183C5C" w:rsidRDefault="00183C5C" w:rsidP="006E56DF">
            <w:pPr>
              <w:pStyle w:val="nrpsTablecell"/>
            </w:pPr>
          </w:p>
        </w:tc>
        <w:tc>
          <w:tcPr>
            <w:tcW w:w="2250" w:type="dxa"/>
          </w:tcPr>
          <w:p w14:paraId="76824568" w14:textId="77777777" w:rsidR="00183C5C" w:rsidRDefault="00183C5C" w:rsidP="006E56DF">
            <w:pPr>
              <w:pStyle w:val="nrpsTablecell"/>
            </w:pPr>
          </w:p>
        </w:tc>
        <w:tc>
          <w:tcPr>
            <w:tcW w:w="2250" w:type="dxa"/>
          </w:tcPr>
          <w:p w14:paraId="7EAD9E70" w14:textId="77777777" w:rsidR="00183C5C" w:rsidRDefault="00183C5C" w:rsidP="006E56DF">
            <w:pPr>
              <w:pStyle w:val="nrpsTablecell"/>
            </w:pPr>
          </w:p>
        </w:tc>
        <w:tc>
          <w:tcPr>
            <w:tcW w:w="1080" w:type="dxa"/>
          </w:tcPr>
          <w:p w14:paraId="65A43209" w14:textId="77777777" w:rsidR="00183C5C" w:rsidRDefault="00183C5C" w:rsidP="006E56DF">
            <w:pPr>
              <w:pStyle w:val="nrpsTablecell"/>
            </w:pPr>
          </w:p>
        </w:tc>
      </w:tr>
    </w:tbl>
    <w:p w14:paraId="3ECAE154" w14:textId="77777777" w:rsidR="005D0450" w:rsidRDefault="005D0450" w:rsidP="00101B66">
      <w:pPr>
        <w:pStyle w:val="nrpsNormalsingleline"/>
      </w:pPr>
    </w:p>
    <w:p w14:paraId="0140DD26" w14:textId="57F2C57A" w:rsidR="00444EA5" w:rsidRPr="008B7CB6" w:rsidRDefault="00047B32" w:rsidP="008B7CB6">
      <w:pPr>
        <w:pStyle w:val="nrpsNormal"/>
      </w:pPr>
      <w:r w:rsidRPr="00C66FB2">
        <w:t>Only changes in this spe</w:t>
      </w:r>
      <w:r>
        <w:t xml:space="preserve">cific SOP will be logged here. </w:t>
      </w:r>
      <w:r w:rsidR="00D16328">
        <w:t xml:space="preserve"> </w:t>
      </w:r>
      <w:r w:rsidRPr="00C66FB2">
        <w:t>Version numbers increase incrementally by hundredths (e.g., version 1.01, ve</w:t>
      </w:r>
      <w:r>
        <w:t xml:space="preserve">rsion 1.02) for minor changes. </w:t>
      </w:r>
      <w:r w:rsidR="008569CA">
        <w:t xml:space="preserve"> </w:t>
      </w:r>
      <w:r w:rsidRPr="00C66FB2">
        <w:t xml:space="preserve">Major revisions should be designated with the next whole number (e.g., version 2.0, 3.0, 4.0). </w:t>
      </w:r>
      <w:r w:rsidR="00D16328">
        <w:t xml:space="preserve"> </w:t>
      </w:r>
      <w:r w:rsidRPr="00C66FB2">
        <w:t xml:space="preserve">Record the previous version number, date of revision, author of the revision, </w:t>
      </w:r>
      <w:r>
        <w:t>changes made, and reason for the change</w:t>
      </w:r>
      <w:r w:rsidRPr="00C66FB2">
        <w:t xml:space="preserve"> along with the new version number</w:t>
      </w:r>
      <w:r w:rsidR="005D0450">
        <w:t>.</w:t>
      </w:r>
      <w:r w:rsidR="001B29A2">
        <w:br/>
      </w:r>
    </w:p>
    <w:p w14:paraId="0AD8102C" w14:textId="5E0F0508" w:rsidR="005D0450" w:rsidRDefault="005D0450" w:rsidP="00047B32">
      <w:pPr>
        <w:pStyle w:val="nrpsHeading2SOP"/>
      </w:pPr>
      <w:r>
        <w:t>Purpose</w:t>
      </w:r>
    </w:p>
    <w:p w14:paraId="0E475A45" w14:textId="622BB7E4" w:rsidR="00991C4D" w:rsidRDefault="00160604" w:rsidP="00233A3A">
      <w:pPr>
        <w:pStyle w:val="nrpsNormal"/>
        <w:rPr>
          <w:szCs w:val="23"/>
        </w:rPr>
      </w:pPr>
      <w:bookmarkStart w:id="3" w:name="_Hlk82188357"/>
      <w:r w:rsidRPr="002A26DB">
        <w:t xml:space="preserve">This </w:t>
      </w:r>
      <w:r w:rsidR="008D2EF0" w:rsidRPr="002A26DB">
        <w:t>SOP</w:t>
      </w:r>
      <w:r w:rsidRPr="002A26DB">
        <w:t xml:space="preserve"> describes</w:t>
      </w:r>
      <w:r w:rsidR="003D5EE6" w:rsidRPr="002A26DB">
        <w:t xml:space="preserve"> </w:t>
      </w:r>
      <w:r w:rsidRPr="002A26DB">
        <w:t xml:space="preserve">how to </w:t>
      </w:r>
      <w:r w:rsidR="00A76D41" w:rsidRPr="002A26DB">
        <w:t xml:space="preserve">download and </w:t>
      </w:r>
      <w:r w:rsidRPr="002A26DB">
        <w:t>process</w:t>
      </w:r>
      <w:r w:rsidR="003D5EE6" w:rsidRPr="002A26DB">
        <w:t xml:space="preserve"> </w:t>
      </w:r>
      <w:r w:rsidR="00CD0916">
        <w:t xml:space="preserve">ArcGIS </w:t>
      </w:r>
      <w:r w:rsidR="00ED2F6B">
        <w:t>Field Maps</w:t>
      </w:r>
      <w:r w:rsidR="00F5154D" w:rsidRPr="002A26DB">
        <w:t>®</w:t>
      </w:r>
      <w:r w:rsidR="00E93BFA" w:rsidRPr="002A26DB">
        <w:t xml:space="preserve"> </w:t>
      </w:r>
      <w:r w:rsidR="003D5EE6" w:rsidRPr="002A26DB">
        <w:t xml:space="preserve">photographic images collected by project staff or volunteers </w:t>
      </w:r>
      <w:r w:rsidR="00BD6F65">
        <w:t>while</w:t>
      </w:r>
      <w:r w:rsidR="003D5EE6" w:rsidRPr="002A26DB">
        <w:t xml:space="preserve"> conducting</w:t>
      </w:r>
      <w:r w:rsidR="00BD6F65">
        <w:t xml:space="preserve"> both</w:t>
      </w:r>
      <w:r w:rsidR="003D5EE6" w:rsidRPr="002A26DB">
        <w:t xml:space="preserve"> </w:t>
      </w:r>
      <w:r w:rsidR="00370BFC" w:rsidRPr="002A26DB">
        <w:t xml:space="preserve">Focal Terrestrial Plant Communities </w:t>
      </w:r>
      <w:r w:rsidR="00052484" w:rsidRPr="002A26DB">
        <w:t xml:space="preserve">(FTPC) </w:t>
      </w:r>
      <w:r w:rsidR="00F06097" w:rsidRPr="002A26DB">
        <w:t xml:space="preserve">and Established Invasive Plant Species (EIPS) </w:t>
      </w:r>
      <w:r w:rsidR="00370BFC" w:rsidRPr="002A26DB">
        <w:t>monitoring</w:t>
      </w:r>
      <w:r w:rsidR="001854F0" w:rsidRPr="002A26DB">
        <w:t>.</w:t>
      </w:r>
      <w:bookmarkEnd w:id="3"/>
    </w:p>
    <w:p w14:paraId="1321F4A3" w14:textId="423A7E05" w:rsidR="00EF3293" w:rsidRDefault="00EF3293" w:rsidP="00233A3A">
      <w:pPr>
        <w:pStyle w:val="nrpsNormal"/>
        <w:rPr>
          <w:szCs w:val="23"/>
        </w:rPr>
      </w:pPr>
      <w:r w:rsidRPr="001A6B2E">
        <w:rPr>
          <w:szCs w:val="23"/>
        </w:rPr>
        <w:t xml:space="preserve">The standards described herein pertain specifically to all digital photographs related to </w:t>
      </w:r>
      <w:r>
        <w:rPr>
          <w:szCs w:val="23"/>
        </w:rPr>
        <w:t>FTPC and EIPS M</w:t>
      </w:r>
      <w:r w:rsidRPr="001A6B2E">
        <w:rPr>
          <w:szCs w:val="23"/>
        </w:rPr>
        <w:t>onitoring. In this SOP, digital photograph refers to any photo in electronic format regardless of acquisition by scanner or digital camera.  Most photos acquired and used by I&amp;M personnel should fit into one of the general categories.</w:t>
      </w:r>
    </w:p>
    <w:p w14:paraId="16642913" w14:textId="77777777" w:rsidR="00873D7D" w:rsidRPr="001A6B2E" w:rsidRDefault="00873D7D" w:rsidP="00B15EF7">
      <w:pPr>
        <w:pStyle w:val="nrpsNormal"/>
        <w:numPr>
          <w:ilvl w:val="0"/>
          <w:numId w:val="11"/>
        </w:numPr>
        <w:rPr>
          <w:szCs w:val="23"/>
        </w:rPr>
      </w:pPr>
      <w:r w:rsidRPr="001A6B2E">
        <w:rPr>
          <w:i/>
          <w:szCs w:val="23"/>
        </w:rPr>
        <w:t>Library Photos</w:t>
      </w:r>
      <w:r w:rsidRPr="001A6B2E">
        <w:rPr>
          <w:szCs w:val="23"/>
        </w:rPr>
        <w:t xml:space="preserve">: These photos are final products that have been edited, documented, reviewed, and added to the photo archive in the </w:t>
      </w:r>
      <w:hyperlink r:id="rId11" w:history="1">
        <w:r w:rsidRPr="00755CC1">
          <w:rPr>
            <w:rStyle w:val="Hyperlink"/>
          </w:rPr>
          <w:t>Pacific Island Inventory and Monitoring Network</w:t>
        </w:r>
        <w:r w:rsidRPr="00755CC1">
          <w:rPr>
            <w:rStyle w:val="Hyperlink"/>
            <w:szCs w:val="23"/>
          </w:rPr>
          <w:t xml:space="preserve"> (PACN) Monitoring Archive Library</w:t>
        </w:r>
      </w:hyperlink>
      <w:r>
        <w:rPr>
          <w:rStyle w:val="FootnoteReference"/>
          <w:szCs w:val="23"/>
        </w:rPr>
        <w:footnoteReference w:id="2"/>
      </w:r>
      <w:r>
        <w:rPr>
          <w:szCs w:val="23"/>
        </w:rPr>
        <w:t xml:space="preserve"> in the </w:t>
      </w:r>
      <w:hyperlink r:id="rId12" w:history="1">
        <w:r w:rsidRPr="00755CC1">
          <w:rPr>
            <w:rStyle w:val="Hyperlink"/>
            <w:szCs w:val="23"/>
          </w:rPr>
          <w:t>PACN SharePoint (SPO) site</w:t>
        </w:r>
      </w:hyperlink>
      <w:r>
        <w:rPr>
          <w:rStyle w:val="FootnoteReference"/>
          <w:szCs w:val="23"/>
        </w:rPr>
        <w:footnoteReference w:id="3"/>
      </w:r>
      <w:r w:rsidRPr="001A6B2E">
        <w:rPr>
          <w:szCs w:val="23"/>
        </w:rPr>
        <w:t xml:space="preserve">.  These photos are representative, unique, and instructive and can be used for multiple purposes by a variety of staff. </w:t>
      </w:r>
    </w:p>
    <w:p w14:paraId="1B8881DD" w14:textId="77777777" w:rsidR="00873D7D" w:rsidRPr="001A6B2E" w:rsidRDefault="00873D7D" w:rsidP="00B15EF7">
      <w:pPr>
        <w:pStyle w:val="nrpsNormal"/>
        <w:numPr>
          <w:ilvl w:val="0"/>
          <w:numId w:val="11"/>
        </w:numPr>
        <w:rPr>
          <w:szCs w:val="23"/>
        </w:rPr>
      </w:pPr>
      <w:r w:rsidRPr="001A6B2E">
        <w:rPr>
          <w:i/>
          <w:szCs w:val="23"/>
        </w:rPr>
        <w:t>Data Photos</w:t>
      </w:r>
      <w:r w:rsidRPr="001A6B2E">
        <w:rPr>
          <w:szCs w:val="23"/>
        </w:rPr>
        <w:t>: Data photos are photos collected as data.  Care should be taken to distinguish data photos from incidental or opportunistic photos taken by project staff.  Data photos are those taken for at least one of the following reasons, to:</w:t>
      </w:r>
    </w:p>
    <w:p w14:paraId="5EEACB75" w14:textId="77777777" w:rsidR="00873D7D" w:rsidRPr="001A6B2E" w:rsidRDefault="00873D7D" w:rsidP="00B15EF7">
      <w:pPr>
        <w:pStyle w:val="nrpsNormalsingleline"/>
        <w:numPr>
          <w:ilvl w:val="0"/>
          <w:numId w:val="12"/>
        </w:numPr>
        <w:rPr>
          <w:szCs w:val="23"/>
        </w:rPr>
      </w:pPr>
      <w:r w:rsidRPr="001A6B2E">
        <w:rPr>
          <w:szCs w:val="23"/>
        </w:rPr>
        <w:t>Document a particular feature or perspective for the purpose of site relocation</w:t>
      </w:r>
    </w:p>
    <w:p w14:paraId="708C2EFA" w14:textId="77777777" w:rsidR="00873D7D" w:rsidRPr="001A6B2E" w:rsidRDefault="00873D7D" w:rsidP="00B15EF7">
      <w:pPr>
        <w:pStyle w:val="nrpsNormalsingleline"/>
        <w:numPr>
          <w:ilvl w:val="0"/>
          <w:numId w:val="12"/>
        </w:numPr>
        <w:rPr>
          <w:szCs w:val="23"/>
        </w:rPr>
      </w:pPr>
      <w:r w:rsidRPr="001A6B2E">
        <w:rPr>
          <w:szCs w:val="23"/>
        </w:rPr>
        <w:t>Capture site habitat characteristics and possibly to indicate gross structural changes over time</w:t>
      </w:r>
    </w:p>
    <w:p w14:paraId="4CF3271A" w14:textId="4DA5988C" w:rsidR="00873D7D" w:rsidRDefault="00873D7D" w:rsidP="00B15EF7">
      <w:pPr>
        <w:pStyle w:val="nrpsNormal"/>
        <w:numPr>
          <w:ilvl w:val="0"/>
          <w:numId w:val="12"/>
        </w:numPr>
        <w:rPr>
          <w:szCs w:val="23"/>
        </w:rPr>
      </w:pPr>
      <w:r w:rsidRPr="001A6B2E">
        <w:rPr>
          <w:szCs w:val="23"/>
        </w:rPr>
        <w:t xml:space="preserve">Document a species detection </w:t>
      </w:r>
      <w:r w:rsidR="00495B91">
        <w:rPr>
          <w:szCs w:val="23"/>
        </w:rPr>
        <w:t xml:space="preserve">or unknown species </w:t>
      </w:r>
      <w:r w:rsidRPr="001A6B2E">
        <w:rPr>
          <w:szCs w:val="23"/>
        </w:rPr>
        <w:t>that is also recorded in the data</w:t>
      </w:r>
    </w:p>
    <w:p w14:paraId="64DA1C48" w14:textId="3C73218B" w:rsidR="00321FD4" w:rsidRPr="001A6B2E" w:rsidRDefault="00321FD4" w:rsidP="00B15EF7">
      <w:pPr>
        <w:pStyle w:val="nrpsNormal"/>
        <w:numPr>
          <w:ilvl w:val="0"/>
          <w:numId w:val="12"/>
        </w:numPr>
        <w:rPr>
          <w:szCs w:val="23"/>
        </w:rPr>
      </w:pPr>
      <w:r>
        <w:rPr>
          <w:szCs w:val="23"/>
        </w:rPr>
        <w:t xml:space="preserve">Document </w:t>
      </w:r>
      <w:r w:rsidR="00E62791">
        <w:rPr>
          <w:szCs w:val="23"/>
        </w:rPr>
        <w:t xml:space="preserve">crewmembers conducting monitoring </w:t>
      </w:r>
      <w:r w:rsidR="00031149">
        <w:rPr>
          <w:szCs w:val="23"/>
        </w:rPr>
        <w:t xml:space="preserve">(used in </w:t>
      </w:r>
      <w:r w:rsidR="00E62791">
        <w:rPr>
          <w:szCs w:val="23"/>
        </w:rPr>
        <w:t>reports, etc.</w:t>
      </w:r>
      <w:r w:rsidR="00031149">
        <w:rPr>
          <w:szCs w:val="23"/>
        </w:rPr>
        <w:t>)</w:t>
      </w:r>
    </w:p>
    <w:p w14:paraId="415B55A4" w14:textId="77777777" w:rsidR="00203930" w:rsidRDefault="00873D7D" w:rsidP="00203930">
      <w:pPr>
        <w:pStyle w:val="nrpsNormal"/>
        <w:ind w:left="720"/>
        <w:rPr>
          <w:szCs w:val="23"/>
        </w:rPr>
      </w:pPr>
      <w:r w:rsidRPr="001A6B2E">
        <w:rPr>
          <w:szCs w:val="23"/>
        </w:rPr>
        <w:t>Data photos may be linked to specific records within the database and are stored in a manner that permits the preservation of those database links.  Other photos – e.g., of field crew members at work, or photos showing the morphology or behavior of certain species – may also be retained but are not necessarily linked with database records.</w:t>
      </w:r>
    </w:p>
    <w:p w14:paraId="5A187EA8" w14:textId="4A69B553" w:rsidR="0039315D" w:rsidRPr="00203930" w:rsidRDefault="00873D7D" w:rsidP="00203930">
      <w:pPr>
        <w:pStyle w:val="nrpsNormal"/>
        <w:numPr>
          <w:ilvl w:val="0"/>
          <w:numId w:val="11"/>
        </w:numPr>
        <w:rPr>
          <w:szCs w:val="23"/>
        </w:rPr>
      </w:pPr>
      <w:r w:rsidRPr="001A6B2E">
        <w:rPr>
          <w:i/>
          <w:szCs w:val="23"/>
        </w:rPr>
        <w:t>Misc Photos</w:t>
      </w:r>
      <w:r w:rsidRPr="001A6B2E">
        <w:rPr>
          <w:szCs w:val="23"/>
        </w:rPr>
        <w:t xml:space="preserve">:  Miscellaneous photos are photos taken during monitoring </w:t>
      </w:r>
      <w:r w:rsidR="00721707">
        <w:rPr>
          <w:szCs w:val="23"/>
        </w:rPr>
        <w:t xml:space="preserve">missions </w:t>
      </w:r>
      <w:r w:rsidRPr="001A6B2E">
        <w:rPr>
          <w:szCs w:val="23"/>
        </w:rPr>
        <w:t xml:space="preserve">but that do not </w:t>
      </w:r>
      <w:r w:rsidR="00BD29CE">
        <w:rPr>
          <w:szCs w:val="23"/>
        </w:rPr>
        <w:t xml:space="preserve">pertain </w:t>
      </w:r>
      <w:r w:rsidR="00463D0D">
        <w:rPr>
          <w:szCs w:val="23"/>
        </w:rPr>
        <w:t>directly to monitoring data</w:t>
      </w:r>
      <w:r w:rsidRPr="001A6B2E">
        <w:rPr>
          <w:szCs w:val="23"/>
        </w:rPr>
        <w:t>.</w:t>
      </w:r>
      <w:r w:rsidR="00AD35C5">
        <w:rPr>
          <w:szCs w:val="23"/>
        </w:rPr>
        <w:t xml:space="preserve"> These photos may </w:t>
      </w:r>
      <w:r w:rsidR="00CF4065">
        <w:rPr>
          <w:szCs w:val="23"/>
        </w:rPr>
        <w:t>be useful for efforts and operational reviews.</w:t>
      </w:r>
      <w:r w:rsidRPr="001A6B2E">
        <w:rPr>
          <w:szCs w:val="23"/>
        </w:rPr>
        <w:t xml:space="preserve"> </w:t>
      </w:r>
      <w:r w:rsidR="00314527">
        <w:rPr>
          <w:szCs w:val="23"/>
        </w:rPr>
        <w:t xml:space="preserve">For example, </w:t>
      </w:r>
      <w:r w:rsidR="00D63A07">
        <w:rPr>
          <w:szCs w:val="23"/>
        </w:rPr>
        <w:t xml:space="preserve">photos taken while </w:t>
      </w:r>
      <w:r w:rsidR="00721707">
        <w:rPr>
          <w:szCs w:val="23"/>
        </w:rPr>
        <w:t xml:space="preserve">camping or </w:t>
      </w:r>
      <w:r w:rsidR="00D63A07">
        <w:rPr>
          <w:szCs w:val="23"/>
        </w:rPr>
        <w:t>traveling,</w:t>
      </w:r>
      <w:r w:rsidR="008C163B">
        <w:rPr>
          <w:szCs w:val="23"/>
        </w:rPr>
        <w:t xml:space="preserve"> helicopter operations,</w:t>
      </w:r>
      <w:r w:rsidR="00D63A07">
        <w:rPr>
          <w:szCs w:val="23"/>
        </w:rPr>
        <w:t xml:space="preserve"> </w:t>
      </w:r>
      <w:r w:rsidR="00B71BC1">
        <w:rPr>
          <w:szCs w:val="23"/>
        </w:rPr>
        <w:t>touring</w:t>
      </w:r>
      <w:r w:rsidR="00E80265">
        <w:rPr>
          <w:szCs w:val="23"/>
        </w:rPr>
        <w:t xml:space="preserve"> </w:t>
      </w:r>
      <w:r w:rsidR="00BD185F">
        <w:rPr>
          <w:szCs w:val="23"/>
        </w:rPr>
        <w:t>park location</w:t>
      </w:r>
      <w:r w:rsidR="00E80265">
        <w:rPr>
          <w:szCs w:val="23"/>
        </w:rPr>
        <w:t>s</w:t>
      </w:r>
      <w:r w:rsidR="00375525">
        <w:rPr>
          <w:szCs w:val="23"/>
        </w:rPr>
        <w:t xml:space="preserve"> outside of sampling frame</w:t>
      </w:r>
      <w:r w:rsidR="00AE508E">
        <w:rPr>
          <w:szCs w:val="23"/>
        </w:rPr>
        <w:t xml:space="preserve">, </w:t>
      </w:r>
      <w:r w:rsidR="00E80265">
        <w:rPr>
          <w:szCs w:val="23"/>
        </w:rPr>
        <w:t xml:space="preserve">etc. </w:t>
      </w:r>
    </w:p>
    <w:p w14:paraId="2E8CFB1B" w14:textId="77777777" w:rsidR="00450767" w:rsidRDefault="00450767" w:rsidP="00047B32">
      <w:pPr>
        <w:pStyle w:val="nrpsHeading2SOP"/>
      </w:pPr>
      <w:r>
        <w:t>Image Management Workflow</w:t>
      </w:r>
    </w:p>
    <w:p w14:paraId="718A117F" w14:textId="4D24C14E" w:rsidR="003D5EE6" w:rsidRDefault="003D5EE6" w:rsidP="000E7316">
      <w:pPr>
        <w:pStyle w:val="nrpsNormal"/>
      </w:pPr>
      <w:r w:rsidRPr="003D5EE6">
        <w:t>Effectively managing hundreds of photographic images requires a consistent method for downloading, naming, editing</w:t>
      </w:r>
      <w:r w:rsidR="00453D30">
        <w:t>,</w:t>
      </w:r>
      <w:r w:rsidRPr="003D5EE6">
        <w:t xml:space="preserve"> and documenting. </w:t>
      </w:r>
      <w:r w:rsidR="002131EB">
        <w:t xml:space="preserve"> </w:t>
      </w:r>
      <w:r w:rsidRPr="003D5EE6">
        <w:t>The general process for managing photos proceeds as follows:</w:t>
      </w:r>
    </w:p>
    <w:p w14:paraId="304E2A54" w14:textId="42A45936" w:rsidR="00450767" w:rsidRPr="003D5EE6" w:rsidRDefault="003D5EE6" w:rsidP="00B15EF7">
      <w:pPr>
        <w:pStyle w:val="nrpsNormalsingleline"/>
        <w:numPr>
          <w:ilvl w:val="0"/>
          <w:numId w:val="3"/>
        </w:numPr>
      </w:pPr>
      <w:r w:rsidRPr="003D5EE6">
        <w:t xml:space="preserve">File </w:t>
      </w:r>
      <w:r w:rsidR="00450767">
        <w:t>s</w:t>
      </w:r>
      <w:r w:rsidRPr="003D5EE6">
        <w:t xml:space="preserve">tructure </w:t>
      </w:r>
      <w:r w:rsidR="00450767">
        <w:t>s</w:t>
      </w:r>
      <w:r w:rsidRPr="003D5EE6">
        <w:t xml:space="preserve">etup </w:t>
      </w:r>
    </w:p>
    <w:p w14:paraId="2F6DC05B" w14:textId="7409CCEB" w:rsidR="00450767" w:rsidRPr="003D5EE6" w:rsidRDefault="003D5EE6" w:rsidP="00B15EF7">
      <w:pPr>
        <w:pStyle w:val="nrpsNormalsingleline"/>
        <w:numPr>
          <w:ilvl w:val="0"/>
          <w:numId w:val="3"/>
        </w:numPr>
      </w:pPr>
      <w:r w:rsidRPr="003D5EE6">
        <w:t xml:space="preserve">Image </w:t>
      </w:r>
      <w:r w:rsidR="00450767">
        <w:t>a</w:t>
      </w:r>
      <w:r w:rsidRPr="003D5EE6">
        <w:t>cquisition</w:t>
      </w:r>
    </w:p>
    <w:p w14:paraId="65A95AA8" w14:textId="76398E1C" w:rsidR="00370BFC" w:rsidRDefault="0039315D" w:rsidP="00B15EF7">
      <w:pPr>
        <w:pStyle w:val="nrpsNormalsingleline"/>
        <w:numPr>
          <w:ilvl w:val="0"/>
          <w:numId w:val="3"/>
        </w:numPr>
      </w:pPr>
      <w:r>
        <w:t xml:space="preserve">Syncing &amp; </w:t>
      </w:r>
      <w:r w:rsidR="003D5EE6" w:rsidRPr="003D5EE6">
        <w:t>Download</w:t>
      </w:r>
      <w:r>
        <w:t>ing</w:t>
      </w:r>
      <w:r w:rsidR="003D5EE6" w:rsidRPr="003D5EE6">
        <w:t xml:space="preserve"> </w:t>
      </w:r>
      <w:r w:rsidR="00F83DD0">
        <w:t>files</w:t>
      </w:r>
    </w:p>
    <w:p w14:paraId="742C3AF8" w14:textId="78DA47A7" w:rsidR="00450767" w:rsidRDefault="00370BFC" w:rsidP="00B15EF7">
      <w:pPr>
        <w:pStyle w:val="nrpsNormalsingleline"/>
        <w:numPr>
          <w:ilvl w:val="0"/>
          <w:numId w:val="3"/>
        </w:numPr>
      </w:pPr>
      <w:r>
        <w:t xml:space="preserve">Process </w:t>
      </w:r>
      <w:r w:rsidR="0039315D">
        <w:t>Photos</w:t>
      </w:r>
    </w:p>
    <w:p w14:paraId="133B5439" w14:textId="2AE8B1E0" w:rsidR="00450767" w:rsidRPr="003D5EE6" w:rsidRDefault="00450767" w:rsidP="00B15EF7">
      <w:pPr>
        <w:pStyle w:val="nrpsNormalsingleline"/>
        <w:numPr>
          <w:ilvl w:val="0"/>
          <w:numId w:val="3"/>
        </w:numPr>
      </w:pPr>
      <w:r w:rsidRPr="00485594">
        <w:t>R</w:t>
      </w:r>
      <w:r w:rsidR="003D5EE6" w:rsidRPr="00485594">
        <w:t>ename the image files according to convention</w:t>
      </w:r>
    </w:p>
    <w:p w14:paraId="2C646D91" w14:textId="1664D9E2" w:rsidR="00450767" w:rsidRPr="003D5EE6" w:rsidRDefault="003D5EE6" w:rsidP="00B15EF7">
      <w:pPr>
        <w:pStyle w:val="nrpsNormalsingleline"/>
        <w:numPr>
          <w:ilvl w:val="0"/>
          <w:numId w:val="3"/>
        </w:numPr>
      </w:pPr>
      <w:r w:rsidRPr="00E72AF0">
        <w:t>Review and edit or delete the photos</w:t>
      </w:r>
    </w:p>
    <w:p w14:paraId="674EFCEA" w14:textId="41433384" w:rsidR="00450767" w:rsidRDefault="003D5EE6" w:rsidP="00B15EF7">
      <w:pPr>
        <w:pStyle w:val="nrpsNormalsingleline"/>
        <w:numPr>
          <w:ilvl w:val="0"/>
          <w:numId w:val="3"/>
        </w:numPr>
      </w:pPr>
      <w:r w:rsidRPr="003D5EE6">
        <w:t>Move into appropriate folders for storage</w:t>
      </w:r>
    </w:p>
    <w:p w14:paraId="0A0ACCE1" w14:textId="337FC936" w:rsidR="00DC76C4" w:rsidRDefault="003D5EE6" w:rsidP="00B15EF7">
      <w:pPr>
        <w:pStyle w:val="nrpsNormalsingleline"/>
        <w:numPr>
          <w:ilvl w:val="0"/>
          <w:numId w:val="3"/>
        </w:numPr>
      </w:pPr>
      <w:r w:rsidRPr="00CA03C1">
        <w:t xml:space="preserve">Establish </w:t>
      </w:r>
      <w:r w:rsidR="00450767">
        <w:t>d</w:t>
      </w:r>
      <w:r w:rsidRPr="00CA03C1">
        <w:t xml:space="preserve">atabase </w:t>
      </w:r>
      <w:r w:rsidR="00450767">
        <w:t>l</w:t>
      </w:r>
      <w:r w:rsidRPr="00CA03C1">
        <w:t>inks</w:t>
      </w:r>
    </w:p>
    <w:p w14:paraId="6BE791CD" w14:textId="5FDDFA99" w:rsidR="00450767" w:rsidRPr="00CA03C1" w:rsidRDefault="00DC76C4" w:rsidP="00B15EF7">
      <w:pPr>
        <w:pStyle w:val="nrpsNormalsingleline"/>
        <w:numPr>
          <w:ilvl w:val="0"/>
          <w:numId w:val="3"/>
        </w:numPr>
      </w:pPr>
      <w:r>
        <w:t>Document the photos</w:t>
      </w:r>
    </w:p>
    <w:p w14:paraId="2DD147A1" w14:textId="77777777" w:rsidR="003D5EE6" w:rsidRDefault="00F83DD0" w:rsidP="00B15EF7">
      <w:pPr>
        <w:pStyle w:val="nrpsNormal"/>
        <w:numPr>
          <w:ilvl w:val="0"/>
          <w:numId w:val="3"/>
        </w:numPr>
      </w:pPr>
      <w:r>
        <w:t>Fi</w:t>
      </w:r>
      <w:r w:rsidR="003D5EE6">
        <w:t xml:space="preserve">nal </w:t>
      </w:r>
      <w:r w:rsidR="00450767">
        <w:t>s</w:t>
      </w:r>
      <w:r w:rsidR="003D5EE6">
        <w:t>torage</w:t>
      </w:r>
    </w:p>
    <w:p w14:paraId="50B5C387" w14:textId="77777777" w:rsidR="004536D7" w:rsidRPr="003D5EE6" w:rsidRDefault="004536D7" w:rsidP="004536D7">
      <w:pPr>
        <w:ind w:left="720"/>
      </w:pPr>
    </w:p>
    <w:p w14:paraId="681AFC4A" w14:textId="287BF8D4" w:rsidR="003D5EE6" w:rsidRPr="003D5EE6" w:rsidRDefault="003D5EE6" w:rsidP="00047B32">
      <w:pPr>
        <w:pStyle w:val="nrpsHeading2SOP"/>
      </w:pPr>
      <w:r w:rsidRPr="003D5EE6">
        <w:t>File Structure Setup</w:t>
      </w:r>
    </w:p>
    <w:p w14:paraId="6E4D9273" w14:textId="250FC1AA" w:rsidR="003D5EE6" w:rsidRDefault="003D5EE6" w:rsidP="00FC3FC9">
      <w:pPr>
        <w:pStyle w:val="nrpsNormal"/>
      </w:pPr>
      <w:r w:rsidRPr="003D5EE6">
        <w:t>Prior to data collection for any given year, proj</w:t>
      </w:r>
      <w:r w:rsidR="00A76D41">
        <w:t xml:space="preserve">ect staff will need to set up </w:t>
      </w:r>
      <w:r w:rsidRPr="003D5EE6">
        <w:t>new folder</w:t>
      </w:r>
      <w:r w:rsidR="00A76D41">
        <w:t>s</w:t>
      </w:r>
      <w:r w:rsidRPr="003D5EE6">
        <w:t xml:space="preserve"> under the </w:t>
      </w:r>
      <w:r w:rsidR="00971FA6">
        <w:t>“</w:t>
      </w:r>
      <w:r w:rsidRPr="003D5EE6">
        <w:t>Images</w:t>
      </w:r>
      <w:r w:rsidR="00971FA6">
        <w:t>”</w:t>
      </w:r>
      <w:r w:rsidRPr="003D5EE6">
        <w:t xml:space="preserve"> folder in the</w:t>
      </w:r>
      <w:r w:rsidR="00AC1C84">
        <w:t xml:space="preserve"> </w:t>
      </w:r>
      <w:hyperlink r:id="rId13" w:history="1">
        <w:r w:rsidR="00052484" w:rsidRPr="00246409">
          <w:rPr>
            <w:rStyle w:val="Hyperlink"/>
          </w:rPr>
          <w:t>FTPC</w:t>
        </w:r>
        <w:r w:rsidR="0039315D" w:rsidRPr="00246409">
          <w:rPr>
            <w:rStyle w:val="Hyperlink"/>
          </w:rPr>
          <w:t xml:space="preserve"> </w:t>
        </w:r>
        <w:r w:rsidR="00ED4C2D" w:rsidRPr="00246409">
          <w:rPr>
            <w:rStyle w:val="Hyperlink"/>
          </w:rPr>
          <w:t>Monitoring project workspace</w:t>
        </w:r>
      </w:hyperlink>
      <w:r w:rsidR="00ED4C2D">
        <w:t xml:space="preserve"> </w:t>
      </w:r>
      <w:r w:rsidR="0039315D">
        <w:t xml:space="preserve">&amp; </w:t>
      </w:r>
      <w:hyperlink r:id="rId14" w:history="1">
        <w:r w:rsidR="0039315D" w:rsidRPr="007243CE">
          <w:rPr>
            <w:rStyle w:val="Hyperlink"/>
          </w:rPr>
          <w:t>EIPS</w:t>
        </w:r>
        <w:r w:rsidR="00ED4C2D" w:rsidRPr="007243CE">
          <w:rPr>
            <w:rStyle w:val="Hyperlink"/>
          </w:rPr>
          <w:t xml:space="preserve"> Monitoring </w:t>
        </w:r>
        <w:r w:rsidRPr="007243CE">
          <w:rPr>
            <w:rStyle w:val="Hyperlink"/>
          </w:rPr>
          <w:t>project workspace</w:t>
        </w:r>
      </w:hyperlink>
      <w:r w:rsidR="00A36CFA">
        <w:t xml:space="preserve"> in SharePoint</w:t>
      </w:r>
      <w:r w:rsidR="00A76D41">
        <w:t xml:space="preserve">. </w:t>
      </w:r>
      <w:r w:rsidR="002131EB">
        <w:t xml:space="preserve"> </w:t>
      </w:r>
      <w:r w:rsidR="00A76D41">
        <w:t xml:space="preserve">Folder structures should be set up as </w:t>
      </w:r>
      <w:r w:rsidRPr="003D5EE6">
        <w:t>follows</w:t>
      </w:r>
      <w:r w:rsidR="00CA59F0">
        <w:t xml:space="preserve"> (Figure SOP </w:t>
      </w:r>
      <w:r w:rsidR="00706334">
        <w:t>14</w:t>
      </w:r>
      <w:r w:rsidR="00CA59F0">
        <w:t>.</w:t>
      </w:r>
      <w:r w:rsidR="008135A6">
        <w:t>1</w:t>
      </w:r>
      <w:r w:rsidR="000E65E5">
        <w:t xml:space="preserve"> and </w:t>
      </w:r>
      <w:r w:rsidR="00706334">
        <w:t>14</w:t>
      </w:r>
      <w:r w:rsidR="000E65E5">
        <w:t>.</w:t>
      </w:r>
      <w:r w:rsidR="008135A6">
        <w:t>2</w:t>
      </w:r>
      <w:r w:rsidR="00CA59F0">
        <w:t>)</w:t>
      </w:r>
      <w:r w:rsidRPr="003D5EE6">
        <w:t>:</w:t>
      </w:r>
    </w:p>
    <w:p w14:paraId="4FB76DF4" w14:textId="74E0ABC8" w:rsidR="0039315D" w:rsidRPr="003E3681" w:rsidRDefault="00A76D41" w:rsidP="00CA5F93">
      <w:pPr>
        <w:pStyle w:val="nrpsNormalsingleline"/>
      </w:pPr>
      <w:r w:rsidRPr="00CA5F93">
        <w:rPr>
          <w:bCs/>
        </w:rPr>
        <w:t>Images</w:t>
      </w:r>
      <w:r w:rsidR="0092533F" w:rsidRPr="00CA5F93">
        <w:rPr>
          <w:b/>
        </w:rPr>
        <w:tab/>
      </w:r>
      <w:r w:rsidR="0092533F" w:rsidRPr="00CA5F93">
        <w:rPr>
          <w:b/>
        </w:rPr>
        <w:tab/>
      </w:r>
      <w:r w:rsidR="0092533F" w:rsidRPr="00CA5F93">
        <w:rPr>
          <w:b/>
        </w:rPr>
        <w:tab/>
      </w:r>
      <w:r w:rsidR="0092533F" w:rsidRPr="00CA5F93">
        <w:rPr>
          <w:b/>
        </w:rPr>
        <w:tab/>
      </w:r>
      <w:hyperlink r:id="rId15" w:history="1">
        <w:r w:rsidR="00003111" w:rsidRPr="0074532E">
          <w:rPr>
            <w:rStyle w:val="Hyperlink"/>
            <w:szCs w:val="23"/>
          </w:rPr>
          <w:t>FTPC</w:t>
        </w:r>
        <w:r w:rsidR="00FA2326" w:rsidRPr="0074532E">
          <w:rPr>
            <w:rStyle w:val="Hyperlink"/>
            <w:szCs w:val="23"/>
          </w:rPr>
          <w:t xml:space="preserve"> “Images”</w:t>
        </w:r>
      </w:hyperlink>
      <w:r w:rsidR="0039315D" w:rsidRPr="00294337">
        <w:rPr>
          <w:rStyle w:val="Hyperlink"/>
          <w:color w:val="000000" w:themeColor="text1"/>
          <w:szCs w:val="23"/>
          <w:u w:val="none"/>
        </w:rPr>
        <w:t xml:space="preserve"> </w:t>
      </w:r>
      <w:r w:rsidR="003E3681">
        <w:rPr>
          <w:rStyle w:val="Hyperlink"/>
          <w:color w:val="000000" w:themeColor="text1"/>
          <w:szCs w:val="23"/>
          <w:u w:val="none"/>
        </w:rPr>
        <w:t>-</w:t>
      </w:r>
      <w:r w:rsidR="0039315D" w:rsidRPr="00294337">
        <w:rPr>
          <w:rStyle w:val="Hyperlink"/>
          <w:color w:val="000000" w:themeColor="text1"/>
          <w:szCs w:val="23"/>
          <w:u w:val="none"/>
        </w:rPr>
        <w:t>or</w:t>
      </w:r>
      <w:r w:rsidR="003E3681">
        <w:rPr>
          <w:rStyle w:val="Hyperlink"/>
          <w:color w:val="000000" w:themeColor="text1"/>
          <w:szCs w:val="23"/>
          <w:u w:val="none"/>
        </w:rPr>
        <w:t>-</w:t>
      </w:r>
      <w:r w:rsidR="0074532E">
        <w:rPr>
          <w:rStyle w:val="Hyperlink"/>
          <w:color w:val="000000" w:themeColor="text1"/>
          <w:u w:val="none"/>
        </w:rPr>
        <w:t xml:space="preserve"> </w:t>
      </w:r>
      <w:hyperlink r:id="rId16" w:history="1">
        <w:r w:rsidR="003E3681" w:rsidRPr="0074532E">
          <w:rPr>
            <w:rStyle w:val="Hyperlink"/>
          </w:rPr>
          <w:t>EIPS</w:t>
        </w:r>
        <w:r w:rsidR="0074532E" w:rsidRPr="0074532E">
          <w:rPr>
            <w:rStyle w:val="Hyperlink"/>
          </w:rPr>
          <w:t xml:space="preserve"> “Images”</w:t>
        </w:r>
      </w:hyperlink>
    </w:p>
    <w:p w14:paraId="3C0F0E04" w14:textId="1139905E" w:rsidR="004E3996" w:rsidRPr="00CA5F93" w:rsidRDefault="009B5D7A" w:rsidP="00CA5F93">
      <w:pPr>
        <w:pStyle w:val="nrpsNormalsingleline"/>
        <w:ind w:left="360"/>
      </w:pPr>
      <w:r w:rsidRPr="00CA5F93">
        <w:t>[Year]</w:t>
      </w:r>
      <w:r w:rsidRPr="00CA5F93">
        <w:tab/>
      </w:r>
      <w:r w:rsidRPr="00CA5F93">
        <w:tab/>
      </w:r>
      <w:r w:rsidRPr="00CA5F93">
        <w:tab/>
      </w:r>
      <w:r w:rsidR="003D5EE6" w:rsidRPr="00CA5F93">
        <w:t xml:space="preserve">The appropriate year </w:t>
      </w:r>
      <w:r w:rsidR="00937B44">
        <w:t>(</w:t>
      </w:r>
      <w:r w:rsidR="006F03FE" w:rsidRPr="00CA5F93">
        <w:t xml:space="preserve">e.g., </w:t>
      </w:r>
      <w:r w:rsidR="00A13AE1">
        <w:t>2021</w:t>
      </w:r>
      <w:r w:rsidR="0090102A" w:rsidRPr="00CA5F93">
        <w:t>, 202</w:t>
      </w:r>
      <w:r w:rsidR="00A13AE1">
        <w:t>2</w:t>
      </w:r>
      <w:r w:rsidR="00F37AE2" w:rsidRPr="00CA5F93">
        <w:t>,</w:t>
      </w:r>
      <w:r w:rsidR="000904E7" w:rsidRPr="00CA5F93">
        <w:t xml:space="preserve"> </w:t>
      </w:r>
      <w:r w:rsidR="003D5EE6" w:rsidRPr="00CA5F93">
        <w:t>etc.</w:t>
      </w:r>
      <w:r w:rsidR="00937B44">
        <w:t>)</w:t>
      </w:r>
    </w:p>
    <w:p w14:paraId="289989BE" w14:textId="607C8F8B" w:rsidR="00BA2E6C" w:rsidRPr="00CA5F93" w:rsidRDefault="001D5EB5" w:rsidP="008E486C">
      <w:pPr>
        <w:pStyle w:val="nrpsNormalsingleline"/>
        <w:ind w:left="2880" w:hanging="2520"/>
      </w:pPr>
      <w:r>
        <w:t>_attributes</w:t>
      </w:r>
      <w:r w:rsidR="00BA2E6C" w:rsidRPr="00CA5F93">
        <w:tab/>
      </w:r>
      <w:r>
        <w:t xml:space="preserve">Attributes of the photo that are populated in the field when the photo is taken. </w:t>
      </w:r>
    </w:p>
    <w:p w14:paraId="25461325" w14:textId="56CBDD13" w:rsidR="003D5EE6" w:rsidRPr="00CA5F93" w:rsidRDefault="004C603A" w:rsidP="00CA59F0">
      <w:pPr>
        <w:pStyle w:val="nrpsNormalsingleline"/>
        <w:ind w:left="630"/>
      </w:pPr>
      <w:r w:rsidRPr="00CA5F93">
        <w:t>[</w:t>
      </w:r>
      <w:r w:rsidR="00454318" w:rsidRPr="00CA5F93">
        <w:t>PARK</w:t>
      </w:r>
      <w:r w:rsidRPr="00CA5F93">
        <w:t>]</w:t>
      </w:r>
      <w:r w:rsidR="00BA2E6C" w:rsidRPr="00CA5F93">
        <w:tab/>
      </w:r>
      <w:r w:rsidR="00BA2E6C" w:rsidRPr="00CA5F93">
        <w:tab/>
      </w:r>
      <w:r w:rsidR="00CA59F0">
        <w:tab/>
      </w:r>
      <w:r w:rsidR="00BA2E6C" w:rsidRPr="00CA5F93">
        <w:t xml:space="preserve">Arrange files by </w:t>
      </w:r>
      <w:r w:rsidR="00454318" w:rsidRPr="00CA5F93">
        <w:t xml:space="preserve">4-letter </w:t>
      </w:r>
      <w:r w:rsidR="00BA2E6C" w:rsidRPr="00CA5F93">
        <w:t>park</w:t>
      </w:r>
      <w:r w:rsidR="00454318" w:rsidRPr="00CA5F93">
        <w:t xml:space="preserve"> code</w:t>
      </w:r>
      <w:r w:rsidR="00BA2E6C" w:rsidRPr="00CA5F93">
        <w:t xml:space="preserve"> </w:t>
      </w:r>
      <w:r w:rsidR="00937B44">
        <w:t xml:space="preserve">(e.g., </w:t>
      </w:r>
      <w:r w:rsidR="00BA2E6C" w:rsidRPr="00CA5F93">
        <w:t xml:space="preserve">HAVO, </w:t>
      </w:r>
      <w:r w:rsidR="002F74AE">
        <w:t>HALE</w:t>
      </w:r>
      <w:r w:rsidR="00BA2E6C" w:rsidRPr="00CA5F93">
        <w:t>, etc.</w:t>
      </w:r>
      <w:r w:rsidR="00937B44">
        <w:t>)</w:t>
      </w:r>
    </w:p>
    <w:p w14:paraId="0C59331C" w14:textId="34795335" w:rsidR="00BA2E6C" w:rsidRPr="00CA5F93" w:rsidRDefault="009B5D7A" w:rsidP="007F44C1">
      <w:pPr>
        <w:pStyle w:val="nrpsNormalsingleline"/>
        <w:ind w:left="2880" w:hanging="1620"/>
      </w:pPr>
      <w:r w:rsidRPr="00CA5F93">
        <w:t>Data</w:t>
      </w:r>
      <w:r w:rsidRPr="00CA5F93">
        <w:tab/>
      </w:r>
      <w:r w:rsidR="001D5EB5">
        <w:t>Organized and watermarked</w:t>
      </w:r>
      <w:r w:rsidR="00AC5298">
        <w:t xml:space="preserve"> plot</w:t>
      </w:r>
      <w:r w:rsidR="001D5EB5">
        <w:t xml:space="preserve"> photos </w:t>
      </w:r>
      <w:r w:rsidR="004C0788" w:rsidRPr="00CA5F93">
        <w:t>arranged by sampling</w:t>
      </w:r>
      <w:r w:rsidR="007F44C1">
        <w:t xml:space="preserve"> </w:t>
      </w:r>
      <w:r w:rsidR="004C0788" w:rsidRPr="00CA5F93">
        <w:t>location and date</w:t>
      </w:r>
      <w:r w:rsidR="007A2420" w:rsidRPr="00CA5F93">
        <w:t>.</w:t>
      </w:r>
    </w:p>
    <w:p w14:paraId="550A6348" w14:textId="2766E32C" w:rsidR="003D5EE6" w:rsidRPr="00CA5F93" w:rsidRDefault="009B5D7A" w:rsidP="00CA5F93">
      <w:pPr>
        <w:pStyle w:val="nrpsNormalsingleline"/>
        <w:ind w:left="2880" w:hanging="1620"/>
      </w:pPr>
      <w:r w:rsidRPr="00CA5F93">
        <w:t>Misc</w:t>
      </w:r>
      <w:r w:rsidR="00370BFC" w:rsidRPr="00CA5F93">
        <w:tab/>
      </w:r>
      <w:r w:rsidR="001D5EB5">
        <w:t>Non-</w:t>
      </w:r>
      <w:r w:rsidR="00CD0916">
        <w:t xml:space="preserve">ArcGIS </w:t>
      </w:r>
      <w:r w:rsidR="00ED7AA8">
        <w:t>Field Maps</w:t>
      </w:r>
      <w:r w:rsidR="00CD0916">
        <w:t>®</w:t>
      </w:r>
      <w:r w:rsidR="001D5EB5">
        <w:t xml:space="preserve"> photos that may be pertinent to the monitoring season</w:t>
      </w:r>
      <w:r w:rsidR="007A2420" w:rsidRPr="00CA5F93">
        <w:t>.</w:t>
      </w:r>
    </w:p>
    <w:p w14:paraId="0A8F9E25" w14:textId="331302B5" w:rsidR="00F37AE2" w:rsidRDefault="00F37AE2" w:rsidP="00CA5F93">
      <w:pPr>
        <w:pStyle w:val="nrpsNormalsingleline"/>
        <w:ind w:left="2880" w:hanging="1620"/>
      </w:pPr>
      <w:r w:rsidRPr="00CA5F93">
        <w:t>Originals</w:t>
      </w:r>
      <w:r w:rsidRPr="00CA5F93">
        <w:tab/>
      </w:r>
      <w:r w:rsidR="001762C8">
        <w:t>The</w:t>
      </w:r>
      <w:r w:rsidR="00AC5298">
        <w:t xml:space="preserve"> </w:t>
      </w:r>
      <w:r w:rsidR="001762C8">
        <w:t xml:space="preserve">most up-to-date copy of the </w:t>
      </w:r>
      <w:r w:rsidR="00AC5298">
        <w:t xml:space="preserve">AGOL file </w:t>
      </w:r>
      <w:r w:rsidR="001D5EB5">
        <w:t>geodatabase</w:t>
      </w:r>
      <w:r w:rsidR="00FE4A2B">
        <w:t xml:space="preserve"> (photos and </w:t>
      </w:r>
      <w:r w:rsidR="005E1885">
        <w:t>attributes)</w:t>
      </w:r>
      <w:r w:rsidR="00AC5298">
        <w:t>.</w:t>
      </w:r>
    </w:p>
    <w:p w14:paraId="2140B848" w14:textId="6ADEE966" w:rsidR="00CA5F93" w:rsidRDefault="00CA5F93" w:rsidP="00CA5F93">
      <w:pPr>
        <w:pStyle w:val="nrpsNormal"/>
        <w:ind w:left="2880" w:hanging="1620"/>
      </w:pPr>
      <w:r>
        <w:t>Plant_photos</w:t>
      </w:r>
      <w:r>
        <w:tab/>
      </w:r>
      <w:r w:rsidR="00BC44D8">
        <w:t xml:space="preserve">Geodatabase containing all </w:t>
      </w:r>
      <w:r w:rsidR="00E06E1E">
        <w:t>plant photos for</w:t>
      </w:r>
      <w:r w:rsidR="00A85FFA">
        <w:t xml:space="preserve"> that </w:t>
      </w:r>
      <w:r w:rsidR="00E51A2E">
        <w:t>year and park.</w:t>
      </w:r>
    </w:p>
    <w:p w14:paraId="3CD7398E" w14:textId="312E86D1" w:rsidR="00CA59F0" w:rsidRDefault="00C568C0" w:rsidP="007419AB">
      <w:pPr>
        <w:pStyle w:val="nrpsNormalsingleline"/>
        <w:jc w:val="center"/>
      </w:pPr>
      <w:r>
        <w:rPr>
          <w:noProof/>
        </w:rPr>
        <w:drawing>
          <wp:inline distT="0" distB="0" distL="0" distR="0" wp14:anchorId="08661997" wp14:editId="7216182A">
            <wp:extent cx="5800725" cy="3093100"/>
            <wp:effectExtent l="19050" t="19050" r="9525" b="12065"/>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pic:nvPicPr>
                  <pic:blipFill>
                    <a:blip r:embed="rId17">
                      <a:extLst>
                        <a:ext uri="{28A0092B-C50C-407E-A947-70E740481C1C}">
                          <a14:useLocalDpi xmlns:a14="http://schemas.microsoft.com/office/drawing/2010/main" val="0"/>
                        </a:ext>
                      </a:extLst>
                    </a:blip>
                    <a:stretch>
                      <a:fillRect/>
                    </a:stretch>
                  </pic:blipFill>
                  <pic:spPr>
                    <a:xfrm>
                      <a:off x="0" y="0"/>
                      <a:ext cx="5801016" cy="3093255"/>
                    </a:xfrm>
                    <a:prstGeom prst="rect">
                      <a:avLst/>
                    </a:prstGeom>
                    <a:ln>
                      <a:solidFill>
                        <a:schemeClr val="accent1"/>
                      </a:solidFill>
                    </a:ln>
                  </pic:spPr>
                </pic:pic>
              </a:graphicData>
            </a:graphic>
          </wp:inline>
        </w:drawing>
      </w:r>
    </w:p>
    <w:p w14:paraId="6DB91689" w14:textId="7563F008" w:rsidR="00941E28" w:rsidRDefault="00941E28" w:rsidP="00941E28">
      <w:pPr>
        <w:pStyle w:val="nrpsFigurecaptionSOP"/>
      </w:pPr>
      <w:r w:rsidRPr="00941E28">
        <w:rPr>
          <w:b/>
          <w:bCs/>
        </w:rPr>
        <w:t xml:space="preserve">Figure SOP </w:t>
      </w:r>
      <w:r w:rsidR="00706334">
        <w:rPr>
          <w:b/>
          <w:bCs/>
        </w:rPr>
        <w:t>14</w:t>
      </w:r>
      <w:r w:rsidRPr="00941E28">
        <w:rPr>
          <w:b/>
          <w:bCs/>
        </w:rPr>
        <w:t>.</w:t>
      </w:r>
      <w:r w:rsidR="008135A6">
        <w:rPr>
          <w:b/>
          <w:bCs/>
        </w:rPr>
        <w:t>1</w:t>
      </w:r>
      <w:r w:rsidRPr="00941E28">
        <w:rPr>
          <w:b/>
          <w:bCs/>
        </w:rPr>
        <w:t>.</w:t>
      </w:r>
      <w:r>
        <w:t xml:space="preserve"> Example of </w:t>
      </w:r>
      <w:r w:rsidR="00A76B2D">
        <w:t xml:space="preserve">FTPC </w:t>
      </w:r>
      <w:r>
        <w:t xml:space="preserve">Images </w:t>
      </w:r>
      <w:r w:rsidR="00937B44">
        <w:t>sub</w:t>
      </w:r>
      <w:r>
        <w:t xml:space="preserve">folder structure for </w:t>
      </w:r>
      <w:r w:rsidR="005C1308">
        <w:t>a particular</w:t>
      </w:r>
      <w:r>
        <w:t xml:space="preserve"> year</w:t>
      </w:r>
      <w:r w:rsidR="00B630E6">
        <w:t xml:space="preserve"> and park</w:t>
      </w:r>
      <w:r w:rsidR="00803D10">
        <w:t xml:space="preserve"> in SharePoint</w:t>
      </w:r>
      <w:r>
        <w:t>.</w:t>
      </w:r>
    </w:p>
    <w:p w14:paraId="345B6951" w14:textId="0E8330D4" w:rsidR="00482F1D" w:rsidRDefault="00B142F2" w:rsidP="007419AB">
      <w:pPr>
        <w:pStyle w:val="nrpsNormalsingleline"/>
        <w:jc w:val="center"/>
      </w:pPr>
      <w:r>
        <w:rPr>
          <w:noProof/>
        </w:rPr>
        <w:drawing>
          <wp:inline distT="0" distB="0" distL="0" distR="0" wp14:anchorId="5C485E5C" wp14:editId="54AA0748">
            <wp:extent cx="5724525" cy="3346645"/>
            <wp:effectExtent l="19050" t="19050" r="9525" b="25400"/>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5729891" cy="3349782"/>
                    </a:xfrm>
                    <a:prstGeom prst="rect">
                      <a:avLst/>
                    </a:prstGeom>
                    <a:ln>
                      <a:solidFill>
                        <a:schemeClr val="accent1"/>
                      </a:solidFill>
                    </a:ln>
                  </pic:spPr>
                </pic:pic>
              </a:graphicData>
            </a:graphic>
          </wp:inline>
        </w:drawing>
      </w:r>
    </w:p>
    <w:p w14:paraId="4A2A4F99" w14:textId="2664FA78" w:rsidR="00482F1D" w:rsidRPr="00482F1D" w:rsidRDefault="00482F1D" w:rsidP="00B630E6">
      <w:pPr>
        <w:pStyle w:val="nrpsFigurecaptionSOP"/>
      </w:pPr>
      <w:r w:rsidRPr="00B630E6">
        <w:rPr>
          <w:b/>
          <w:bCs/>
        </w:rPr>
        <w:t xml:space="preserve">Figure SOP </w:t>
      </w:r>
      <w:r w:rsidR="00706334">
        <w:rPr>
          <w:b/>
          <w:bCs/>
        </w:rPr>
        <w:t>14</w:t>
      </w:r>
      <w:r w:rsidRPr="00B630E6">
        <w:rPr>
          <w:b/>
          <w:bCs/>
        </w:rPr>
        <w:t>.</w:t>
      </w:r>
      <w:r w:rsidR="008135A6">
        <w:rPr>
          <w:b/>
          <w:bCs/>
        </w:rPr>
        <w:t>2</w:t>
      </w:r>
      <w:r w:rsidR="00B630E6" w:rsidRPr="006C470F">
        <w:rPr>
          <w:b/>
          <w:bCs/>
        </w:rPr>
        <w:t>.</w:t>
      </w:r>
      <w:r w:rsidR="00B630E6">
        <w:t xml:space="preserve"> Example of EIPS Images subfolder structure for </w:t>
      </w:r>
      <w:r w:rsidR="005C1308">
        <w:t>a particular</w:t>
      </w:r>
      <w:r w:rsidR="00B630E6">
        <w:t xml:space="preserve"> year and park</w:t>
      </w:r>
      <w:r w:rsidR="00803D10">
        <w:t xml:space="preserve"> in SharePoint</w:t>
      </w:r>
      <w:r w:rsidR="00B630E6">
        <w:t>.</w:t>
      </w:r>
    </w:p>
    <w:p w14:paraId="64B1C761" w14:textId="06D3E04A" w:rsidR="004536D7" w:rsidRDefault="003D5EE6" w:rsidP="00FD16EF">
      <w:pPr>
        <w:pStyle w:val="nrpsNormal"/>
      </w:pPr>
      <w:r w:rsidRPr="003D5EE6">
        <w:t xml:space="preserve">This folder structure permits data images to be stored and managed separately from miscellaneous images collected </w:t>
      </w:r>
      <w:r w:rsidR="00D74487" w:rsidRPr="003D5EE6">
        <w:t>durin</w:t>
      </w:r>
      <w:r w:rsidR="00D74487">
        <w:t>g</w:t>
      </w:r>
      <w:r w:rsidR="00C86801">
        <w:t xml:space="preserve"> the project. </w:t>
      </w:r>
      <w:r w:rsidR="00E50EE2">
        <w:t xml:space="preserve"> </w:t>
      </w:r>
      <w:bookmarkStart w:id="4" w:name="_Hlk82188458"/>
      <w:r w:rsidR="008B4711" w:rsidRPr="001A6B2E">
        <w:t xml:space="preserve">It also provides separate space for storage of originals.  </w:t>
      </w:r>
      <w:bookmarkEnd w:id="4"/>
      <w:r w:rsidRPr="001854F0">
        <w:t xml:space="preserve">For additional information about the project workspace, refer to </w:t>
      </w:r>
      <w:hyperlink r:id="rId19" w:history="1">
        <w:r w:rsidR="00D63D2B" w:rsidRPr="005424F4">
          <w:rPr>
            <w:rStyle w:val="Hyperlink"/>
          </w:rPr>
          <w:t>SOP #</w:t>
        </w:r>
        <w:r w:rsidR="00F37AE2" w:rsidRPr="005424F4">
          <w:rPr>
            <w:rStyle w:val="Hyperlink"/>
          </w:rPr>
          <w:t>1</w:t>
        </w:r>
        <w:r w:rsidR="00706334" w:rsidRPr="005424F4">
          <w:rPr>
            <w:rStyle w:val="Hyperlink"/>
          </w:rPr>
          <w:t>2</w:t>
        </w:r>
        <w:r w:rsidR="00D63D2B" w:rsidRPr="005424F4">
          <w:rPr>
            <w:rStyle w:val="Hyperlink"/>
          </w:rPr>
          <w:t xml:space="preserve"> </w:t>
        </w:r>
        <w:r w:rsidR="00CC441F" w:rsidRPr="005424F4">
          <w:rPr>
            <w:rStyle w:val="Hyperlink"/>
          </w:rPr>
          <w:t>Workspace Setup and Project Records Management</w:t>
        </w:r>
      </w:hyperlink>
      <w:r w:rsidRPr="001854F0">
        <w:t>.</w:t>
      </w:r>
      <w:r w:rsidR="00FD16EF">
        <w:br/>
      </w:r>
    </w:p>
    <w:p w14:paraId="1DF3FDCB" w14:textId="77777777" w:rsidR="00C00E98" w:rsidRDefault="00C00E98" w:rsidP="00047B32">
      <w:pPr>
        <w:pStyle w:val="nrpsHeading2SOP"/>
      </w:pPr>
      <w:r>
        <w:t>Image Acquisition</w:t>
      </w:r>
    </w:p>
    <w:p w14:paraId="1917DBB1" w14:textId="07943F1C" w:rsidR="00543484" w:rsidRDefault="00543484" w:rsidP="00543484">
      <w:pPr>
        <w:pStyle w:val="nrpsNormal"/>
      </w:pPr>
      <w:r>
        <w:t xml:space="preserve">FTPC and EIPS photos will be taken using the ESRI ArcGIS </w:t>
      </w:r>
      <w:r w:rsidR="006A3E58">
        <w:t>Field Maps</w:t>
      </w:r>
      <w:r>
        <w:t xml:space="preserve">® App.  </w:t>
      </w:r>
      <w:r w:rsidRPr="002A26DB">
        <w:t xml:space="preserve">For steps on collecting </w:t>
      </w:r>
      <w:r>
        <w:t xml:space="preserve">ArcGIS </w:t>
      </w:r>
      <w:r w:rsidR="006A3E58">
        <w:t>Field Maps</w:t>
      </w:r>
      <w:r>
        <w:t>®</w:t>
      </w:r>
      <w:r w:rsidRPr="002A26DB">
        <w:t xml:space="preserve"> photos see </w:t>
      </w:r>
      <w:hyperlink r:id="rId20" w:history="1">
        <w:r w:rsidRPr="005424F4">
          <w:rPr>
            <w:rStyle w:val="Hyperlink"/>
          </w:rPr>
          <w:t xml:space="preserve">SOP #8 Using </w:t>
        </w:r>
        <w:r w:rsidR="006A3E58">
          <w:rPr>
            <w:rStyle w:val="Hyperlink"/>
          </w:rPr>
          <w:t>Field Maps</w:t>
        </w:r>
        <w:r w:rsidRPr="005424F4">
          <w:rPr>
            <w:rStyle w:val="Hyperlink"/>
          </w:rPr>
          <w:t xml:space="preserve"> for ArcGIS</w:t>
        </w:r>
      </w:hyperlink>
      <w:r w:rsidRPr="002A26DB">
        <w:t>.</w:t>
      </w:r>
      <w:r>
        <w:t xml:space="preserve">  </w:t>
      </w:r>
    </w:p>
    <w:p w14:paraId="4353CCAC" w14:textId="31114574" w:rsidR="00543484" w:rsidRDefault="00543484" w:rsidP="00543484">
      <w:pPr>
        <w:pStyle w:val="nrpsNormal"/>
      </w:pPr>
      <w:r>
        <w:t>Three specific ArcGIS Online (AGOL) layers are used to distinguish the three types of vegetation monitoring photos collected in the field</w:t>
      </w:r>
      <w:r w:rsidR="004E3C64">
        <w:t xml:space="preserve">, which will be described in </w:t>
      </w:r>
      <w:r w:rsidR="00231A59">
        <w:t xml:space="preserve">more </w:t>
      </w:r>
      <w:r w:rsidR="002850D3">
        <w:t>throughout later</w:t>
      </w:r>
      <w:r w:rsidR="00BA72EB">
        <w:t xml:space="preserve"> sections</w:t>
      </w:r>
      <w:r w:rsidR="004E3C64">
        <w:t xml:space="preserve"> of this SOP</w:t>
      </w:r>
      <w:r>
        <w:t>:</w:t>
      </w:r>
    </w:p>
    <w:p w14:paraId="00DFC53E" w14:textId="283FA2FB" w:rsidR="00543484" w:rsidRDefault="00543484" w:rsidP="00B15EF7">
      <w:pPr>
        <w:pStyle w:val="nrpsNormal"/>
        <w:numPr>
          <w:ilvl w:val="0"/>
          <w:numId w:val="13"/>
        </w:numPr>
      </w:pPr>
      <w:r w:rsidRPr="009B5E89">
        <w:rPr>
          <w:i/>
          <w:iCs/>
        </w:rPr>
        <w:t>FTPC Point Photos</w:t>
      </w:r>
      <w:r w:rsidR="00A14ED8">
        <w:t xml:space="preserve">: </w:t>
      </w:r>
      <w:r w:rsidR="00180078">
        <w:t xml:space="preserve">FTPC </w:t>
      </w:r>
      <w:r w:rsidR="0042578C">
        <w:t xml:space="preserve">point </w:t>
      </w:r>
      <w:r w:rsidR="00180078">
        <w:t xml:space="preserve">photos </w:t>
      </w:r>
      <w:r w:rsidR="001000FB">
        <w:t xml:space="preserve">are </w:t>
      </w:r>
      <w:r w:rsidR="00EE3751">
        <w:t>images that capture</w:t>
      </w:r>
      <w:r w:rsidR="00C2682B">
        <w:t xml:space="preserve"> </w:t>
      </w:r>
      <w:r w:rsidR="00C2682B" w:rsidRPr="001A6B2E">
        <w:rPr>
          <w:szCs w:val="23"/>
        </w:rPr>
        <w:t>site habitat characteristics and gross structural changes</w:t>
      </w:r>
      <w:r w:rsidR="00793E26">
        <w:rPr>
          <w:szCs w:val="23"/>
        </w:rPr>
        <w:t xml:space="preserve"> in the </w:t>
      </w:r>
      <w:r w:rsidR="005C6A92">
        <w:rPr>
          <w:szCs w:val="23"/>
        </w:rPr>
        <w:t xml:space="preserve">plant community over time. They are taken at specific </w:t>
      </w:r>
      <w:r w:rsidR="00F84663">
        <w:rPr>
          <w:szCs w:val="23"/>
        </w:rPr>
        <w:t>locations within a</w:t>
      </w:r>
      <w:r w:rsidR="002737E8">
        <w:rPr>
          <w:szCs w:val="23"/>
        </w:rPr>
        <w:t xml:space="preserve"> </w:t>
      </w:r>
      <w:r w:rsidR="00F84663">
        <w:rPr>
          <w:szCs w:val="23"/>
        </w:rPr>
        <w:t>plot and</w:t>
      </w:r>
      <w:r w:rsidR="002737E8">
        <w:rPr>
          <w:szCs w:val="23"/>
        </w:rPr>
        <w:t xml:space="preserve"> are designed to be</w:t>
      </w:r>
      <w:r w:rsidR="00F84663">
        <w:rPr>
          <w:szCs w:val="23"/>
        </w:rPr>
        <w:t xml:space="preserve"> repeatable</w:t>
      </w:r>
      <w:r w:rsidR="007B7DA2">
        <w:rPr>
          <w:szCs w:val="23"/>
        </w:rPr>
        <w:t xml:space="preserve">. </w:t>
      </w:r>
    </w:p>
    <w:p w14:paraId="239E9E70" w14:textId="37EDE3C3" w:rsidR="00543484" w:rsidRDefault="00543484" w:rsidP="00B15EF7">
      <w:pPr>
        <w:pStyle w:val="nrpsNormal"/>
        <w:numPr>
          <w:ilvl w:val="0"/>
          <w:numId w:val="13"/>
        </w:numPr>
      </w:pPr>
      <w:r w:rsidRPr="009B5E89">
        <w:rPr>
          <w:i/>
          <w:iCs/>
        </w:rPr>
        <w:t>EIPS Point Photos</w:t>
      </w:r>
      <w:r w:rsidR="00A14ED8">
        <w:t xml:space="preserve">: </w:t>
      </w:r>
      <w:r w:rsidR="00FE4066">
        <w:t>EIPS photos taken</w:t>
      </w:r>
      <w:r w:rsidR="00FF5D37">
        <w:t xml:space="preserve"> </w:t>
      </w:r>
      <w:r w:rsidR="00E7468B">
        <w:t xml:space="preserve">also capture habitat characteristics and gross structural changes and are taken at specific intervals along </w:t>
      </w:r>
      <w:r w:rsidR="00D306F7">
        <w:t>the invasive plant transects.</w:t>
      </w:r>
    </w:p>
    <w:p w14:paraId="0B131BA6" w14:textId="35385F35" w:rsidR="00C229DF" w:rsidRDefault="00543484">
      <w:pPr>
        <w:pStyle w:val="nrpsNormal"/>
        <w:numPr>
          <w:ilvl w:val="0"/>
          <w:numId w:val="13"/>
        </w:numPr>
      </w:pPr>
      <w:r w:rsidRPr="00ED5DE6">
        <w:rPr>
          <w:i/>
          <w:iCs/>
        </w:rPr>
        <w:t>FTPC &amp; EIPS Plant Photos</w:t>
      </w:r>
      <w:r w:rsidR="00A14ED8">
        <w:t>:</w:t>
      </w:r>
      <w:r w:rsidR="00A170A3">
        <w:t xml:space="preserve"> </w:t>
      </w:r>
      <w:r w:rsidR="002122F6">
        <w:t>Photos of plant species with uncertain identification that need further investigation</w:t>
      </w:r>
      <w:r w:rsidR="00CE26FD">
        <w:t xml:space="preserve">. These are documented with photos so follow-up identification can be conducted or </w:t>
      </w:r>
      <w:r w:rsidR="00DB1170">
        <w:t>show why identification was uncertain. Alternatively, p</w:t>
      </w:r>
      <w:r w:rsidR="00A170A3">
        <w:t xml:space="preserve">lant photos </w:t>
      </w:r>
      <w:r w:rsidR="001259BE">
        <w:t>can also</w:t>
      </w:r>
      <w:r w:rsidR="00A170A3">
        <w:t xml:space="preserve"> document </w:t>
      </w:r>
      <w:r w:rsidR="001259BE">
        <w:t xml:space="preserve">confidently </w:t>
      </w:r>
      <w:r w:rsidR="00250A29">
        <w:t xml:space="preserve">identified </w:t>
      </w:r>
      <w:r w:rsidR="00A170A3">
        <w:t xml:space="preserve">species </w:t>
      </w:r>
      <w:r w:rsidR="00250A29">
        <w:t xml:space="preserve">and </w:t>
      </w:r>
      <w:r w:rsidR="001259BE">
        <w:t>used</w:t>
      </w:r>
      <w:r w:rsidR="00250A29">
        <w:t xml:space="preserve"> </w:t>
      </w:r>
      <w:r w:rsidR="007A2B7E">
        <w:t>as a</w:t>
      </w:r>
      <w:r w:rsidR="00E77B64">
        <w:t xml:space="preserve"> reference or as a</w:t>
      </w:r>
      <w:r w:rsidR="007A2B7E">
        <w:t xml:space="preserve"> learning tool</w:t>
      </w:r>
      <w:r w:rsidR="001259BE">
        <w:t xml:space="preserve"> for future crewmembers</w:t>
      </w:r>
      <w:r w:rsidR="007A2B7E">
        <w:t>.</w:t>
      </w:r>
    </w:p>
    <w:p w14:paraId="3167CF4F" w14:textId="59A05D75" w:rsidR="00375561" w:rsidRPr="00B47F1C" w:rsidRDefault="00375561" w:rsidP="00B47F1C">
      <w:pPr>
        <w:pStyle w:val="nrpsHeading2SOP"/>
      </w:pPr>
      <w:r>
        <w:t xml:space="preserve">Syncing &amp; </w:t>
      </w:r>
      <w:r w:rsidR="00C83233" w:rsidRPr="005B0302">
        <w:t xml:space="preserve">Download </w:t>
      </w:r>
      <w:r w:rsidR="00F83DD0" w:rsidRPr="005B0302">
        <w:t>Images</w:t>
      </w:r>
    </w:p>
    <w:p w14:paraId="38D0005F" w14:textId="1B47ED50" w:rsidR="00375561" w:rsidRPr="00AC5298" w:rsidRDefault="00375561" w:rsidP="00B47F1C">
      <w:pPr>
        <w:pStyle w:val="nrpsHeading3SOP"/>
      </w:pPr>
      <w:r w:rsidRPr="00AC5298">
        <w:t>Syncing</w:t>
      </w:r>
    </w:p>
    <w:p w14:paraId="02E57FD0" w14:textId="70ADF225" w:rsidR="00313431" w:rsidRDefault="007028A9" w:rsidP="00313431">
      <w:pPr>
        <w:pStyle w:val="nrpsNormal"/>
      </w:pPr>
      <w:r>
        <w:t>During field collection,</w:t>
      </w:r>
      <w:r w:rsidR="006A3E58">
        <w:t xml:space="preserve"> </w:t>
      </w:r>
      <w:r w:rsidR="00CD0916">
        <w:t xml:space="preserve">ArcGIS </w:t>
      </w:r>
      <w:r w:rsidR="006A3E58">
        <w:t>Field Maps</w:t>
      </w:r>
      <w:r w:rsidR="00CD0916">
        <w:t>®</w:t>
      </w:r>
      <w:r w:rsidR="00313431">
        <w:t xml:space="preserve"> photos and corresponding attribute information are stored locally on the mobile device and must be uploaded (synced) to ArcGIS Online once back in a connected environment. </w:t>
      </w:r>
      <w:r w:rsidR="00B86F8C">
        <w:t xml:space="preserve"> </w:t>
      </w:r>
      <w:r w:rsidR="00313431">
        <w:t xml:space="preserve">See </w:t>
      </w:r>
      <w:hyperlink r:id="rId21" w:history="1">
        <w:r w:rsidR="00313431" w:rsidRPr="005424F4">
          <w:rPr>
            <w:rStyle w:val="Hyperlink"/>
          </w:rPr>
          <w:t>SOP</w:t>
        </w:r>
        <w:r w:rsidR="00844C54" w:rsidRPr="005424F4">
          <w:rPr>
            <w:rStyle w:val="Hyperlink"/>
          </w:rPr>
          <w:t xml:space="preserve"> #</w:t>
        </w:r>
        <w:r w:rsidR="006C3512" w:rsidRPr="005424F4">
          <w:rPr>
            <w:rStyle w:val="Hyperlink"/>
          </w:rPr>
          <w:t>8</w:t>
        </w:r>
        <w:r w:rsidR="00313431" w:rsidRPr="005424F4">
          <w:rPr>
            <w:rStyle w:val="Hyperlink"/>
          </w:rPr>
          <w:t xml:space="preserve"> Using</w:t>
        </w:r>
        <w:r w:rsidR="00844C54" w:rsidRPr="005424F4">
          <w:rPr>
            <w:rStyle w:val="Hyperlink"/>
          </w:rPr>
          <w:t xml:space="preserve"> </w:t>
        </w:r>
        <w:r w:rsidR="006A3E58">
          <w:rPr>
            <w:rStyle w:val="Hyperlink"/>
          </w:rPr>
          <w:t>Field Maps</w:t>
        </w:r>
        <w:r w:rsidR="00844C54" w:rsidRPr="005424F4">
          <w:rPr>
            <w:rStyle w:val="Hyperlink"/>
          </w:rPr>
          <w:t xml:space="preserve"> </w:t>
        </w:r>
        <w:r w:rsidR="00313431" w:rsidRPr="005424F4">
          <w:rPr>
            <w:rStyle w:val="Hyperlink"/>
          </w:rPr>
          <w:t>for</w:t>
        </w:r>
        <w:r w:rsidR="00844C54" w:rsidRPr="005424F4">
          <w:rPr>
            <w:rStyle w:val="Hyperlink"/>
          </w:rPr>
          <w:t xml:space="preserve"> </w:t>
        </w:r>
        <w:r w:rsidR="00313431" w:rsidRPr="005424F4">
          <w:rPr>
            <w:rStyle w:val="Hyperlink"/>
          </w:rPr>
          <w:t>ArcGIS</w:t>
        </w:r>
      </w:hyperlink>
      <w:r w:rsidR="00313431">
        <w:t xml:space="preserve"> for steps to complete data synchronization/upload.</w:t>
      </w:r>
      <w:r w:rsidR="001803EB">
        <w:br/>
      </w:r>
    </w:p>
    <w:p w14:paraId="45104D6F" w14:textId="7F3D0DC8" w:rsidR="00375561" w:rsidRPr="00AC5298" w:rsidRDefault="00375561" w:rsidP="00B47F1C">
      <w:pPr>
        <w:pStyle w:val="nrpsHeading3SOP"/>
      </w:pPr>
      <w:bookmarkStart w:id="5" w:name="Downloading_images"/>
      <w:r w:rsidRPr="00AC5298">
        <w:t>Downloading</w:t>
      </w:r>
      <w:bookmarkEnd w:id="5"/>
    </w:p>
    <w:p w14:paraId="431B9D99" w14:textId="4EB3B43A" w:rsidR="00AC5298" w:rsidRDefault="00B8481E" w:rsidP="00AC5298">
      <w:pPr>
        <w:pStyle w:val="nrpsNormal"/>
      </w:pPr>
      <w:r>
        <w:t>Biw</w:t>
      </w:r>
      <w:r w:rsidR="00AC5298">
        <w:t xml:space="preserve">eekly downloads from </w:t>
      </w:r>
      <w:hyperlink r:id="rId22" w:history="1">
        <w:r w:rsidR="00AC5298" w:rsidRPr="002662BB">
          <w:rPr>
            <w:rStyle w:val="Hyperlink"/>
          </w:rPr>
          <w:t>AGOL</w:t>
        </w:r>
      </w:hyperlink>
      <w:r w:rsidR="00AC5298">
        <w:t xml:space="preserve"> to </w:t>
      </w:r>
      <w:r w:rsidR="00A10EC2">
        <w:t xml:space="preserve">the </w:t>
      </w:r>
      <w:hyperlink r:id="rId23" w:history="1">
        <w:r w:rsidR="00A10EC2" w:rsidRPr="000870A0">
          <w:rPr>
            <w:rStyle w:val="Hyperlink"/>
          </w:rPr>
          <w:t xml:space="preserve">PACN </w:t>
        </w:r>
        <w:r w:rsidR="00C558E2" w:rsidRPr="000870A0">
          <w:rPr>
            <w:rStyle w:val="Hyperlink"/>
          </w:rPr>
          <w:t>SharePoint</w:t>
        </w:r>
        <w:r w:rsidR="00A10EC2" w:rsidRPr="000870A0">
          <w:rPr>
            <w:rStyle w:val="Hyperlink"/>
          </w:rPr>
          <w:t xml:space="preserve"> site</w:t>
        </w:r>
      </w:hyperlink>
      <w:r w:rsidR="00012C19">
        <w:t xml:space="preserve"> </w:t>
      </w:r>
      <w:r w:rsidR="00AC5298">
        <w:t xml:space="preserve">should also be performed </w:t>
      </w:r>
      <w:r w:rsidR="004A3A36">
        <w:t xml:space="preserve">in order </w:t>
      </w:r>
      <w:r w:rsidR="00565CEE">
        <w:t xml:space="preserve">to </w:t>
      </w:r>
      <w:r w:rsidR="00AC5298">
        <w:t>back</w:t>
      </w:r>
      <w:r w:rsidR="00A66853">
        <w:t>-</w:t>
      </w:r>
      <w:r w:rsidR="00AC5298">
        <w:t xml:space="preserve">up the images and </w:t>
      </w:r>
      <w:r w:rsidR="00E478B5">
        <w:t xml:space="preserve">attributes </w:t>
      </w:r>
      <w:r w:rsidR="00AC5298">
        <w:t>stored</w:t>
      </w:r>
      <w:r w:rsidR="00565CEE">
        <w:t xml:space="preserve"> on the AGOL cloud server</w:t>
      </w:r>
      <w:r w:rsidR="00AC5298">
        <w:t>.</w:t>
      </w:r>
    </w:p>
    <w:p w14:paraId="467EF5D6" w14:textId="4DC7EE24" w:rsidR="008D18E1" w:rsidRDefault="007028A9" w:rsidP="0002413C">
      <w:pPr>
        <w:pStyle w:val="nrpsNormal"/>
      </w:pPr>
      <w:r>
        <w:t xml:space="preserve">To download images </w:t>
      </w:r>
      <w:r w:rsidR="0002413C">
        <w:t>from</w:t>
      </w:r>
      <w:r w:rsidR="00270835">
        <w:t xml:space="preserve"> AGOL using</w:t>
      </w:r>
      <w:r w:rsidR="008D18E1">
        <w:t xml:space="preserve"> Arc</w:t>
      </w:r>
      <w:r w:rsidR="008D18E1">
        <w:rPr>
          <w:lang w:val="haw-US"/>
        </w:rPr>
        <w:t xml:space="preserve">GIS </w:t>
      </w:r>
      <w:r w:rsidR="008D18E1">
        <w:t xml:space="preserve">Pro®: </w:t>
      </w:r>
    </w:p>
    <w:p w14:paraId="749594B2" w14:textId="77777777" w:rsidR="00290460" w:rsidRDefault="00E80173" w:rsidP="00E80173">
      <w:pPr>
        <w:pStyle w:val="nrpsNormal"/>
        <w:numPr>
          <w:ilvl w:val="0"/>
          <w:numId w:val="16"/>
        </w:numPr>
      </w:pPr>
      <w:r>
        <w:t>Open ArcGIS Pro</w:t>
      </w:r>
    </w:p>
    <w:p w14:paraId="516E58C6" w14:textId="77777777" w:rsidR="004C7925" w:rsidRDefault="00290460" w:rsidP="00E80173">
      <w:pPr>
        <w:pStyle w:val="nrpsNormal"/>
        <w:numPr>
          <w:ilvl w:val="0"/>
          <w:numId w:val="16"/>
        </w:numPr>
      </w:pPr>
      <w:r>
        <w:t xml:space="preserve">Make </w:t>
      </w:r>
      <w:r w:rsidR="004C7925">
        <w:t>sure within ArcGIS Pro that</w:t>
      </w:r>
      <w:r>
        <w:t xml:space="preserve"> you are signed into </w:t>
      </w:r>
      <w:r w:rsidR="004C7925">
        <w:t xml:space="preserve">your NPS </w:t>
      </w:r>
      <w:r>
        <w:t xml:space="preserve">AGOL </w:t>
      </w:r>
      <w:r w:rsidR="004C7925">
        <w:t xml:space="preserve">account. </w:t>
      </w:r>
    </w:p>
    <w:p w14:paraId="4BF652F8" w14:textId="212BC95A" w:rsidR="002422BC" w:rsidRDefault="00B163A9" w:rsidP="00E80173">
      <w:pPr>
        <w:pStyle w:val="nrpsNormal"/>
        <w:numPr>
          <w:ilvl w:val="0"/>
          <w:numId w:val="16"/>
        </w:numPr>
      </w:pPr>
      <w:r>
        <w:t xml:space="preserve">Add data from the photo layers </w:t>
      </w:r>
      <w:r w:rsidR="00D31D56">
        <w:t xml:space="preserve">hosted on </w:t>
      </w:r>
      <w:r>
        <w:t>the PACN Veg</w:t>
      </w:r>
      <w:r w:rsidR="00504DE6">
        <w:t>etation Group on</w:t>
      </w:r>
      <w:r>
        <w:t xml:space="preserve"> </w:t>
      </w:r>
      <w:r w:rsidR="00D31D56">
        <w:t>AGOL</w:t>
      </w:r>
      <w:r w:rsidR="00504DE6">
        <w:t xml:space="preserve"> (if you do not have access to this group, contact Le</w:t>
      </w:r>
      <w:r w:rsidR="004E1FA4">
        <w:t>ad Veg Tech, Botanist, or</w:t>
      </w:r>
      <w:r w:rsidR="00504DE6">
        <w:t xml:space="preserve"> the PACN GIS Specialist). </w:t>
      </w:r>
    </w:p>
    <w:p w14:paraId="2FF1647C" w14:textId="38C09CF5" w:rsidR="00D31D56" w:rsidRDefault="00B5317F" w:rsidP="00D31D56">
      <w:pPr>
        <w:pStyle w:val="nrpsNormal"/>
      </w:pPr>
      <w:r w:rsidRPr="00B5317F">
        <w:rPr>
          <w:noProof/>
        </w:rPr>
        <w:drawing>
          <wp:inline distT="0" distB="0" distL="0" distR="0" wp14:anchorId="50524216" wp14:editId="57C8A2C9">
            <wp:extent cx="3873500" cy="33913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3944" cy="3400526"/>
                    </a:xfrm>
                    <a:prstGeom prst="rect">
                      <a:avLst/>
                    </a:prstGeom>
                  </pic:spPr>
                </pic:pic>
              </a:graphicData>
            </a:graphic>
          </wp:inline>
        </w:drawing>
      </w:r>
    </w:p>
    <w:p w14:paraId="1171AD97" w14:textId="77777777" w:rsidR="00812296" w:rsidRDefault="00EB6986" w:rsidP="00EB6986">
      <w:pPr>
        <w:pStyle w:val="nrpsNormal"/>
        <w:numPr>
          <w:ilvl w:val="1"/>
          <w:numId w:val="16"/>
        </w:numPr>
      </w:pPr>
      <w:r>
        <w:t xml:space="preserve">Navigate to </w:t>
      </w:r>
      <w:r w:rsidR="00812296">
        <w:t>PACN Vegetation Group</w:t>
      </w:r>
    </w:p>
    <w:p w14:paraId="05393EB7" w14:textId="77777777" w:rsidR="00AB20E0" w:rsidRDefault="00812296" w:rsidP="00812296">
      <w:pPr>
        <w:pStyle w:val="nrpsNormal"/>
      </w:pPr>
      <w:r w:rsidRPr="00812296">
        <w:rPr>
          <w:noProof/>
        </w:rPr>
        <w:drawing>
          <wp:inline distT="0" distB="0" distL="0" distR="0" wp14:anchorId="6DB9EAB7" wp14:editId="212A759B">
            <wp:extent cx="3282950" cy="144155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3999" cy="1450795"/>
                    </a:xfrm>
                    <a:prstGeom prst="rect">
                      <a:avLst/>
                    </a:prstGeom>
                  </pic:spPr>
                </pic:pic>
              </a:graphicData>
            </a:graphic>
          </wp:inline>
        </w:drawing>
      </w:r>
    </w:p>
    <w:p w14:paraId="46593866" w14:textId="46040D38" w:rsidR="002047F8" w:rsidRDefault="00686368" w:rsidP="00E17F5A">
      <w:pPr>
        <w:pStyle w:val="nrpsNormal"/>
        <w:numPr>
          <w:ilvl w:val="1"/>
          <w:numId w:val="16"/>
        </w:numPr>
      </w:pPr>
      <w:r>
        <w:t xml:space="preserve">Select the </w:t>
      </w:r>
      <w:r w:rsidR="00CD5955">
        <w:t xml:space="preserve">hosted feature layers with </w:t>
      </w:r>
      <w:r w:rsidR="002047F8">
        <w:t xml:space="preserve">“Photos” </w:t>
      </w:r>
      <w:r w:rsidR="00CD5955">
        <w:t>and appropriate Year and click OK.</w:t>
      </w:r>
    </w:p>
    <w:p w14:paraId="55780257" w14:textId="498EADC7" w:rsidR="00242DF5" w:rsidRDefault="00686368" w:rsidP="002047F8">
      <w:pPr>
        <w:pStyle w:val="nrpsNormal"/>
      </w:pPr>
      <w:r w:rsidRPr="00686368">
        <w:rPr>
          <w:noProof/>
        </w:rPr>
        <w:drawing>
          <wp:inline distT="0" distB="0" distL="0" distR="0" wp14:anchorId="4FC4C234" wp14:editId="709D49F7">
            <wp:extent cx="3365500" cy="2034761"/>
            <wp:effectExtent l="0" t="0" r="635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0533" cy="2049896"/>
                    </a:xfrm>
                    <a:prstGeom prst="rect">
                      <a:avLst/>
                    </a:prstGeom>
                  </pic:spPr>
                </pic:pic>
              </a:graphicData>
            </a:graphic>
          </wp:inline>
        </w:drawing>
      </w:r>
    </w:p>
    <w:p w14:paraId="103B28D0" w14:textId="6EA43784" w:rsidR="00A04768" w:rsidRDefault="00242DF5" w:rsidP="00B163A9">
      <w:pPr>
        <w:pStyle w:val="nrpsNormal"/>
        <w:numPr>
          <w:ilvl w:val="0"/>
          <w:numId w:val="16"/>
        </w:numPr>
      </w:pPr>
      <w:r>
        <w:t xml:space="preserve"> </w:t>
      </w:r>
      <w:r w:rsidR="006B42EC">
        <w:rPr>
          <w:lang w:val="haw-US"/>
        </w:rPr>
        <w:t>Make sure the attribute table is showing all fields:</w:t>
      </w:r>
    </w:p>
    <w:p w14:paraId="3948E8AE" w14:textId="77777777" w:rsidR="00A04768" w:rsidRDefault="00A04768" w:rsidP="00A04768">
      <w:pPr>
        <w:pStyle w:val="nrpsNormal"/>
        <w:numPr>
          <w:ilvl w:val="1"/>
          <w:numId w:val="16"/>
        </w:numPr>
      </w:pPr>
      <w:r>
        <w:t>Right click on feature layer</w:t>
      </w:r>
    </w:p>
    <w:p w14:paraId="4ACD0D9A" w14:textId="77777777" w:rsidR="00C566AD" w:rsidRDefault="00A04768" w:rsidP="00A04768">
      <w:pPr>
        <w:pStyle w:val="nrpsNormal"/>
        <w:numPr>
          <w:ilvl w:val="1"/>
          <w:numId w:val="16"/>
        </w:numPr>
      </w:pPr>
      <w:r>
        <w:t>Select “Attribute Table”</w:t>
      </w:r>
    </w:p>
    <w:p w14:paraId="19281544" w14:textId="77777777" w:rsidR="005355B5" w:rsidRDefault="00C566AD" w:rsidP="00A04768">
      <w:pPr>
        <w:pStyle w:val="nrpsNormal"/>
        <w:numPr>
          <w:ilvl w:val="1"/>
          <w:numId w:val="16"/>
        </w:numPr>
      </w:pPr>
      <w:r w:rsidRPr="00C566AD">
        <w:rPr>
          <w:noProof/>
        </w:rPr>
        <w:drawing>
          <wp:inline distT="0" distB="0" distL="0" distR="0" wp14:anchorId="0F77AC22" wp14:editId="52727F18">
            <wp:extent cx="2733675" cy="247578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8841" cy="2480460"/>
                    </a:xfrm>
                    <a:prstGeom prst="rect">
                      <a:avLst/>
                    </a:prstGeom>
                  </pic:spPr>
                </pic:pic>
              </a:graphicData>
            </a:graphic>
          </wp:inline>
        </w:drawing>
      </w:r>
    </w:p>
    <w:p w14:paraId="6D970CBD" w14:textId="6C65C77C" w:rsidR="00206906" w:rsidRDefault="00345F7A" w:rsidP="00A04768">
      <w:pPr>
        <w:pStyle w:val="nrpsNormal"/>
        <w:numPr>
          <w:ilvl w:val="1"/>
          <w:numId w:val="16"/>
        </w:numPr>
      </w:pPr>
      <w:r>
        <w:t>Click on Attribute Menu</w:t>
      </w:r>
      <w:r w:rsidR="00206906">
        <w:t xml:space="preserve"> and select "Show All Fields”</w:t>
      </w:r>
      <w:r w:rsidR="00CF678C">
        <w:t xml:space="preserve"> (this </w:t>
      </w:r>
      <w:r w:rsidR="006A3E58">
        <w:t>ensures</w:t>
      </w:r>
      <w:r w:rsidR="00CF678C">
        <w:t xml:space="preserve"> all attribute fields are exported with the point data). </w:t>
      </w:r>
    </w:p>
    <w:p w14:paraId="79D14350" w14:textId="1E7700CF" w:rsidR="004B7400" w:rsidRDefault="000B018D" w:rsidP="004B7400">
      <w:pPr>
        <w:pStyle w:val="nrpsNormal"/>
        <w:numPr>
          <w:ilvl w:val="2"/>
          <w:numId w:val="16"/>
        </w:numPr>
      </w:pPr>
      <w:r>
        <w:rPr>
          <w:lang w:val="haw-US"/>
        </w:rPr>
        <w:t>Note: You will only need to do this once i</w:t>
      </w:r>
      <w:r w:rsidR="004B7400">
        <w:rPr>
          <w:lang w:val="haw-US"/>
        </w:rPr>
        <w:t>f you save th</w:t>
      </w:r>
      <w:r w:rsidR="00954639">
        <w:rPr>
          <w:lang w:val="haw-US"/>
        </w:rPr>
        <w:t xml:space="preserve">e ArcGIS Pro workspace and </w:t>
      </w:r>
      <w:r w:rsidR="008305CF">
        <w:rPr>
          <w:lang w:val="haw-US"/>
        </w:rPr>
        <w:t xml:space="preserve">later </w:t>
      </w:r>
      <w:r w:rsidR="00954639">
        <w:rPr>
          <w:lang w:val="haw-US"/>
        </w:rPr>
        <w:t xml:space="preserve">use </w:t>
      </w:r>
      <w:r w:rsidR="008305CF">
        <w:rPr>
          <w:lang w:val="haw-US"/>
        </w:rPr>
        <w:t xml:space="preserve">the same workspace to </w:t>
      </w:r>
      <w:r w:rsidR="00954639">
        <w:rPr>
          <w:lang w:val="haw-US"/>
        </w:rPr>
        <w:t xml:space="preserve">export </w:t>
      </w:r>
      <w:r w:rsidR="008305CF">
        <w:rPr>
          <w:lang w:val="haw-US"/>
        </w:rPr>
        <w:t xml:space="preserve">the AGOL </w:t>
      </w:r>
      <w:r w:rsidR="00954639">
        <w:rPr>
          <w:lang w:val="haw-US"/>
        </w:rPr>
        <w:t>layers</w:t>
      </w:r>
      <w:r>
        <w:rPr>
          <w:lang w:val="haw-US"/>
        </w:rPr>
        <w:t>.</w:t>
      </w:r>
      <w:r w:rsidR="00720914">
        <w:rPr>
          <w:lang w:val="haw-US"/>
        </w:rPr>
        <w:t xml:space="preserve"> If “Show all Fields” is light grey in color than </w:t>
      </w:r>
      <w:r w:rsidR="009B01E3">
        <w:rPr>
          <w:lang w:val="haw-US"/>
        </w:rPr>
        <w:t xml:space="preserve">all fields are already being displayed. </w:t>
      </w:r>
      <w:r w:rsidR="00954639">
        <w:rPr>
          <w:lang w:val="haw-US"/>
        </w:rPr>
        <w:t xml:space="preserve"> </w:t>
      </w:r>
    </w:p>
    <w:p w14:paraId="410EE6F8" w14:textId="36767640" w:rsidR="0089503D" w:rsidRDefault="0089503D" w:rsidP="0089503D">
      <w:pPr>
        <w:pStyle w:val="nrpsNormal"/>
        <w:ind w:left="1440"/>
      </w:pPr>
      <w:r w:rsidRPr="0030001E">
        <w:rPr>
          <w:noProof/>
        </w:rPr>
        <w:drawing>
          <wp:inline distT="0" distB="0" distL="0" distR="0" wp14:anchorId="79A34BA4" wp14:editId="0A43CA43">
            <wp:extent cx="5943600" cy="45192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19295"/>
                    </a:xfrm>
                    <a:prstGeom prst="rect">
                      <a:avLst/>
                    </a:prstGeom>
                  </pic:spPr>
                </pic:pic>
              </a:graphicData>
            </a:graphic>
          </wp:inline>
        </w:drawing>
      </w:r>
    </w:p>
    <w:p w14:paraId="66E3E0AE" w14:textId="77777777" w:rsidR="00C43AB3" w:rsidRDefault="00C43AB3" w:rsidP="00C43D6B">
      <w:pPr>
        <w:pStyle w:val="nrpsNormal"/>
        <w:numPr>
          <w:ilvl w:val="0"/>
          <w:numId w:val="16"/>
        </w:numPr>
      </w:pPr>
      <w:r>
        <w:t>Export the feature layer</w:t>
      </w:r>
    </w:p>
    <w:p w14:paraId="1A31C867" w14:textId="3C44646D" w:rsidR="0011717F" w:rsidRDefault="0011717F" w:rsidP="0011717F">
      <w:pPr>
        <w:pStyle w:val="nrpsNormal"/>
        <w:numPr>
          <w:ilvl w:val="1"/>
          <w:numId w:val="16"/>
        </w:numPr>
      </w:pPr>
      <w:r>
        <w:rPr>
          <w:lang w:val="haw-US"/>
        </w:rPr>
        <w:t>Prior to exporting, check that the number and locations of points in each layer file are correct.</w:t>
      </w:r>
      <w:r w:rsidR="00D20742">
        <w:rPr>
          <w:lang w:val="haw-US"/>
        </w:rPr>
        <w:t xml:space="preserve"> This can be done in the Map viewer in ArcGIS Pro. </w:t>
      </w:r>
    </w:p>
    <w:p w14:paraId="57E33D7E" w14:textId="73D9954C" w:rsidR="00C43AB3" w:rsidRDefault="00CA2961" w:rsidP="00C43AB3">
      <w:pPr>
        <w:pStyle w:val="nrpsNormal"/>
        <w:numPr>
          <w:ilvl w:val="1"/>
          <w:numId w:val="16"/>
        </w:numPr>
      </w:pPr>
      <w:r>
        <w:rPr>
          <w:lang w:val="haw-US"/>
        </w:rPr>
        <w:t xml:space="preserve">IMPORTANT: </w:t>
      </w:r>
      <w:r w:rsidR="0053141F">
        <w:rPr>
          <w:lang w:val="haw-US"/>
        </w:rPr>
        <w:t>Before starting export, m</w:t>
      </w:r>
      <w:r>
        <w:rPr>
          <w:lang w:val="haw-US"/>
        </w:rPr>
        <w:t>ake sure no features are selected</w:t>
      </w:r>
      <w:r w:rsidR="0024592B">
        <w:t xml:space="preserve"> within the layer file you intend to export</w:t>
      </w:r>
      <w:r>
        <w:rPr>
          <w:lang w:val="haw-US"/>
        </w:rPr>
        <w:t>.</w:t>
      </w:r>
      <w:r w:rsidR="00485E7B">
        <w:t xml:space="preserve"> I</w:t>
      </w:r>
      <w:r w:rsidR="003D68DC">
        <w:rPr>
          <w:lang w:val="haw-US"/>
        </w:rPr>
        <w:t xml:space="preserve">f features are selected then only selected features will be exported instead of all features. </w:t>
      </w:r>
      <w:r w:rsidR="006B60E4">
        <w:rPr>
          <w:lang w:val="haw-US"/>
        </w:rPr>
        <w:t xml:space="preserve"> </w:t>
      </w:r>
    </w:p>
    <w:p w14:paraId="46238452" w14:textId="4EBD4B25" w:rsidR="00EA0953" w:rsidRPr="00AE4020" w:rsidRDefault="00EA0953" w:rsidP="00EA0953">
      <w:pPr>
        <w:pStyle w:val="nrpsNormal"/>
        <w:numPr>
          <w:ilvl w:val="2"/>
          <w:numId w:val="16"/>
        </w:numPr>
      </w:pPr>
      <w:r>
        <w:rPr>
          <w:lang w:val="haw-US"/>
        </w:rPr>
        <w:t>To clear any selected features</w:t>
      </w:r>
      <w:r w:rsidR="005F5394">
        <w:rPr>
          <w:lang w:val="haw-US"/>
        </w:rPr>
        <w:t xml:space="preserve">, </w:t>
      </w:r>
      <w:r w:rsidR="002C0BA0">
        <w:rPr>
          <w:lang w:val="haw-US"/>
        </w:rPr>
        <w:t>click</w:t>
      </w:r>
      <w:r w:rsidR="00485E7B">
        <w:t xml:space="preserve"> on the feature layer you intend to export in the Contents pane, then </w:t>
      </w:r>
      <w:r w:rsidR="00765561">
        <w:t>click</w:t>
      </w:r>
      <w:r w:rsidR="002C0BA0">
        <w:rPr>
          <w:lang w:val="haw-US"/>
        </w:rPr>
        <w:t xml:space="preserve"> t</w:t>
      </w:r>
      <w:r w:rsidR="0053141F">
        <w:rPr>
          <w:lang w:val="haw-US"/>
        </w:rPr>
        <w:t xml:space="preserve">he “Clear” button in the Map ribbon. If it is greyed out than no features </w:t>
      </w:r>
      <w:r w:rsidR="00765561">
        <w:t>are</w:t>
      </w:r>
      <w:r w:rsidR="0053141F">
        <w:rPr>
          <w:lang w:val="haw-US"/>
        </w:rPr>
        <w:t xml:space="preserve"> selected. </w:t>
      </w:r>
      <w:r w:rsidR="005F5394">
        <w:rPr>
          <w:lang w:val="haw-US"/>
        </w:rPr>
        <w:t xml:space="preserve"> </w:t>
      </w:r>
    </w:p>
    <w:p w14:paraId="19A5E210" w14:textId="732E08FA" w:rsidR="00AE4020" w:rsidRDefault="00AE4020" w:rsidP="00AE4020">
      <w:pPr>
        <w:pStyle w:val="nrpsNormal"/>
        <w:ind w:left="1440"/>
      </w:pPr>
      <w:r w:rsidRPr="00AE4020">
        <w:rPr>
          <w:noProof/>
        </w:rPr>
        <w:drawing>
          <wp:inline distT="0" distB="0" distL="0" distR="0" wp14:anchorId="481B4878" wp14:editId="3123B2F0">
            <wp:extent cx="5943600" cy="10083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08380"/>
                    </a:xfrm>
                    <a:prstGeom prst="rect">
                      <a:avLst/>
                    </a:prstGeom>
                  </pic:spPr>
                </pic:pic>
              </a:graphicData>
            </a:graphic>
          </wp:inline>
        </w:drawing>
      </w:r>
    </w:p>
    <w:p w14:paraId="6D535642" w14:textId="3CA4D2D1" w:rsidR="00CC2147" w:rsidRDefault="00CC2147" w:rsidP="00CC2147">
      <w:pPr>
        <w:pStyle w:val="nrpsNormal"/>
        <w:numPr>
          <w:ilvl w:val="1"/>
          <w:numId w:val="16"/>
        </w:numPr>
      </w:pPr>
      <w:r>
        <w:rPr>
          <w:lang w:val="haw-US"/>
        </w:rPr>
        <w:t>If no features are selected</w:t>
      </w:r>
      <w:r w:rsidR="008F1185">
        <w:rPr>
          <w:lang w:val="haw-US"/>
        </w:rPr>
        <w:t>,</w:t>
      </w:r>
      <w:r>
        <w:rPr>
          <w:lang w:val="haw-US"/>
        </w:rPr>
        <w:t xml:space="preserve"> then you can start the export by right-</w:t>
      </w:r>
      <w:r>
        <w:t>click</w:t>
      </w:r>
      <w:r>
        <w:rPr>
          <w:lang w:val="haw-US"/>
        </w:rPr>
        <w:t>ing</w:t>
      </w:r>
      <w:r>
        <w:t xml:space="preserve"> on feature layer </w:t>
      </w:r>
      <w:r>
        <w:rPr>
          <w:lang w:val="haw-US"/>
        </w:rPr>
        <w:t>that you want to export.</w:t>
      </w:r>
    </w:p>
    <w:p w14:paraId="06219EA6" w14:textId="0C352183" w:rsidR="00CC2147" w:rsidRDefault="001C292A" w:rsidP="00CC2147">
      <w:pPr>
        <w:pStyle w:val="nrpsNormal"/>
        <w:numPr>
          <w:ilvl w:val="2"/>
          <w:numId w:val="16"/>
        </w:numPr>
      </w:pPr>
      <w:r>
        <w:t xml:space="preserve">Hover over </w:t>
      </w:r>
      <w:r w:rsidR="00840722">
        <w:t>“</w:t>
      </w:r>
      <w:r>
        <w:t>Data</w:t>
      </w:r>
      <w:r w:rsidR="00840722">
        <w:t>”</w:t>
      </w:r>
    </w:p>
    <w:p w14:paraId="7AE40430" w14:textId="356B2D07" w:rsidR="00C43D6B" w:rsidRDefault="00840722" w:rsidP="00CC2147">
      <w:pPr>
        <w:pStyle w:val="nrpsNormal"/>
        <w:numPr>
          <w:ilvl w:val="2"/>
          <w:numId w:val="16"/>
        </w:numPr>
      </w:pPr>
      <w:r>
        <w:t xml:space="preserve">Click on </w:t>
      </w:r>
      <w:r w:rsidR="001D47C5">
        <w:rPr>
          <w:lang w:val="haw-US"/>
        </w:rPr>
        <w:t>“</w:t>
      </w:r>
      <w:r>
        <w:t>Export Features</w:t>
      </w:r>
      <w:r w:rsidR="001D47C5">
        <w:rPr>
          <w:lang w:val="haw-US"/>
        </w:rPr>
        <w:t>”</w:t>
      </w:r>
      <w:r w:rsidR="001C292A">
        <w:t xml:space="preserve"> </w:t>
      </w:r>
      <w:r w:rsidR="00C43AB3">
        <w:t xml:space="preserve"> </w:t>
      </w:r>
    </w:p>
    <w:p w14:paraId="442A5F55" w14:textId="432E3AA0" w:rsidR="00315FEC" w:rsidRDefault="00315FEC" w:rsidP="00315FEC">
      <w:pPr>
        <w:pStyle w:val="nrpsNormal"/>
        <w:ind w:left="1440"/>
      </w:pPr>
      <w:r w:rsidRPr="00C43AB3">
        <w:rPr>
          <w:noProof/>
        </w:rPr>
        <w:drawing>
          <wp:inline distT="0" distB="0" distL="0" distR="0" wp14:anchorId="5F8BEDFB" wp14:editId="16359891">
            <wp:extent cx="2803585" cy="4129311"/>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8549" cy="4136623"/>
                    </a:xfrm>
                    <a:prstGeom prst="rect">
                      <a:avLst/>
                    </a:prstGeom>
                  </pic:spPr>
                </pic:pic>
              </a:graphicData>
            </a:graphic>
          </wp:inline>
        </w:drawing>
      </w:r>
    </w:p>
    <w:p w14:paraId="7F948645" w14:textId="051E19F3" w:rsidR="009465C2" w:rsidRPr="00DB1E22" w:rsidRDefault="007C07A8" w:rsidP="00CC2147">
      <w:pPr>
        <w:pStyle w:val="nrpsNormal"/>
        <w:numPr>
          <w:ilvl w:val="2"/>
          <w:numId w:val="16"/>
        </w:numPr>
        <w:rPr>
          <w:ins w:id="6" w:author="Gross, Jacob J" w:date="2023-01-25T11:31:00Z"/>
        </w:rPr>
      </w:pPr>
      <w:ins w:id="7" w:author="Gross, Jacob J" w:date="2023-01-25T11:30:00Z">
        <w:r>
          <w:t xml:space="preserve">Save the feature class to </w:t>
        </w:r>
        <w:r w:rsidR="003B30B3">
          <w:t xml:space="preserve">local, </w:t>
        </w:r>
        <w:r>
          <w:t>a stand-alone file geo</w:t>
        </w:r>
        <w:r w:rsidR="003B30B3">
          <w:t>database</w:t>
        </w:r>
      </w:ins>
      <w:ins w:id="8" w:author="Gross, Jacob J" w:date="2023-01-25T11:31:00Z">
        <w:r w:rsidR="003B30B3">
          <w:t>. The geodatabase will</w:t>
        </w:r>
        <w:r w:rsidR="007A447B">
          <w:t xml:space="preserve"> then be uploaded to the appropriate sharepoint folder. </w:t>
        </w:r>
      </w:ins>
      <w:del w:id="9" w:author="Gross, Jacob J" w:date="2023-01-25T11:31:00Z">
        <w:r w:rsidR="00CF3FBB" w:rsidDel="00DB1E22">
          <w:delText>Click on the folder image next to “Output Location</w:delText>
        </w:r>
        <w:r w:rsidR="00D13C24" w:rsidDel="00DB1E22">
          <w:rPr>
            <w:lang w:val="haw-US"/>
          </w:rPr>
          <w:delText>”</w:delText>
        </w:r>
        <w:r w:rsidR="002021AE" w:rsidDel="00DB1E22">
          <w:rPr>
            <w:lang w:val="haw-US"/>
          </w:rPr>
          <w:delText xml:space="preserve"> and save to the </w:delText>
        </w:r>
        <w:r w:rsidR="00D72BB5" w:rsidRPr="00A50F19" w:rsidDel="00DB1E22">
          <w:rPr>
            <w:b/>
            <w:bCs/>
            <w:lang w:val="haw-US"/>
          </w:rPr>
          <w:delText>FTPC</w:delText>
        </w:r>
        <w:r w:rsidR="00A94CC9" w:rsidDel="00DB1E22">
          <w:rPr>
            <w:lang w:val="haw-US"/>
          </w:rPr>
          <w:delText xml:space="preserve"> </w:delText>
        </w:r>
        <w:r w:rsidR="002021AE" w:rsidDel="00DB1E22">
          <w:rPr>
            <w:lang w:val="haw-US"/>
          </w:rPr>
          <w:delText>vital signs folder</w:delText>
        </w:r>
        <w:r w:rsidR="00D72BB5" w:rsidDel="00DB1E22">
          <w:rPr>
            <w:lang w:val="haw-US"/>
          </w:rPr>
          <w:delText xml:space="preserve"> (</w:delText>
        </w:r>
        <w:r w:rsidR="00D72BB5" w:rsidRPr="00A50F19" w:rsidDel="00DB1E22">
          <w:rPr>
            <w:lang w:val="haw-US"/>
          </w:rPr>
          <w:delText>Even for EIPS</w:delText>
        </w:r>
        <w:r w:rsidR="00D72BB5" w:rsidDel="00DB1E22">
          <w:rPr>
            <w:lang w:val="haw-US"/>
          </w:rPr>
          <w:delText xml:space="preserve"> – all backups in one location are easier to manage)</w:delText>
        </w:r>
        <w:r w:rsidR="002021AE" w:rsidDel="00DB1E22">
          <w:rPr>
            <w:lang w:val="haw-US"/>
          </w:rPr>
          <w:delText xml:space="preserve">: </w:delText>
        </w:r>
      </w:del>
    </w:p>
    <w:p w14:paraId="2FA5ECA5" w14:textId="1F6D138B" w:rsidR="00DB1E22" w:rsidRDefault="001F2B2A" w:rsidP="00DB1E22">
      <w:pPr>
        <w:pStyle w:val="nrpsNormal"/>
        <w:numPr>
          <w:ilvl w:val="3"/>
          <w:numId w:val="16"/>
        </w:numPr>
        <w:rPr>
          <w:ins w:id="10" w:author="Gross, Jacob J" w:date="2023-01-25T11:33:00Z"/>
        </w:rPr>
      </w:pPr>
      <w:ins w:id="11" w:author="Gross, Jacob J" w:date="2023-01-25T11:32:00Z">
        <w:r>
          <w:t xml:space="preserve">Click on the folder image next to “Output Location” </w:t>
        </w:r>
      </w:ins>
    </w:p>
    <w:p w14:paraId="2904C2DB" w14:textId="3589DC96" w:rsidR="002E0D39" w:rsidRPr="00D929FF" w:rsidRDefault="002E0D39" w:rsidP="002E0D39">
      <w:pPr>
        <w:pStyle w:val="nrpsNormal"/>
        <w:ind w:left="2880"/>
      </w:pPr>
      <w:r w:rsidRPr="009465C2">
        <w:rPr>
          <w:noProof/>
        </w:rPr>
        <w:drawing>
          <wp:inline distT="0" distB="0" distL="0" distR="0" wp14:anchorId="04E02942" wp14:editId="269B7663">
            <wp:extent cx="2009955" cy="2789123"/>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3985" cy="2794716"/>
                    </a:xfrm>
                    <a:prstGeom prst="rect">
                      <a:avLst/>
                    </a:prstGeom>
                  </pic:spPr>
                </pic:pic>
              </a:graphicData>
            </a:graphic>
          </wp:inline>
        </w:drawing>
      </w:r>
    </w:p>
    <w:p w14:paraId="756FE6FC" w14:textId="3D7EC55E" w:rsidR="00D929FF" w:rsidRDefault="00D929FF" w:rsidP="00CC2147">
      <w:pPr>
        <w:pStyle w:val="nrpsNormal"/>
        <w:numPr>
          <w:ilvl w:val="3"/>
          <w:numId w:val="16"/>
        </w:numPr>
        <w:rPr>
          <w:ins w:id="12" w:author="Gross, Jacob J" w:date="2023-01-25T11:38:00Z"/>
        </w:rPr>
      </w:pPr>
      <w:del w:id="13" w:author="Gross, Jacob J" w:date="2023-01-25T11:59:00Z">
        <w:r w:rsidDel="008846C4">
          <w:rPr>
            <w:lang w:val="haw-US"/>
          </w:rPr>
          <w:delText xml:space="preserve">Vital Signs &gt; </w:delText>
        </w:r>
        <w:r w:rsidR="00581F59" w:rsidDel="008846C4">
          <w:rPr>
            <w:lang w:val="haw-US"/>
          </w:rPr>
          <w:delText>05_focal_terr_plant_commun</w:delText>
        </w:r>
        <w:r w:rsidR="008D594B" w:rsidDel="008846C4">
          <w:rPr>
            <w:lang w:val="haw-US"/>
          </w:rPr>
          <w:delText xml:space="preserve">ities &gt; </w:delText>
        </w:r>
        <w:r w:rsidR="005F53C1" w:rsidDel="008846C4">
          <w:rPr>
            <w:lang w:val="haw-US"/>
          </w:rPr>
          <w:delText>Spatial_info &gt; YEAR &gt; PARK &gt; GIS_Data &gt; Data</w:delText>
        </w:r>
        <w:r w:rsidR="008B5E76" w:rsidDel="008846C4">
          <w:rPr>
            <w:lang w:val="haw-US"/>
          </w:rPr>
          <w:delText xml:space="preserve"> &gt; AGOL_backups</w:delText>
        </w:r>
        <w:r w:rsidR="00F571A7" w:rsidDel="008846C4">
          <w:rPr>
            <w:lang w:val="haw-US"/>
          </w:rPr>
          <w:delText xml:space="preserve"> </w:delText>
        </w:r>
        <w:r w:rsidR="00C27325" w:rsidDel="008846C4">
          <w:rPr>
            <w:lang w:val="haw-US"/>
          </w:rPr>
          <w:delText>&gt; AGOL_backups_2021.gdb</w:delText>
        </w:r>
      </w:del>
      <w:ins w:id="14" w:author="Gross, Jacob J" w:date="2023-01-25T11:36:00Z">
        <w:r w:rsidR="002272CF">
          <w:t>N</w:t>
        </w:r>
      </w:ins>
      <w:ins w:id="15" w:author="Gross, Jacob J" w:date="2023-01-25T11:37:00Z">
        <w:r w:rsidR="002272CF">
          <w:t>avigate to an appropriate location on your local computer</w:t>
        </w:r>
        <w:r w:rsidR="001F38F7">
          <w:t xml:space="preserve"> and create a folder </w:t>
        </w:r>
        <w:r w:rsidR="00FD54FE">
          <w:t xml:space="preserve">(if needed) and a </w:t>
        </w:r>
      </w:ins>
      <w:ins w:id="16" w:author="Gross, Jacob J" w:date="2023-01-25T11:38:00Z">
        <w:r w:rsidR="007F160D">
          <w:t>new geodatabase</w:t>
        </w:r>
        <w:r w:rsidR="009B66C8">
          <w:t>.</w:t>
        </w:r>
      </w:ins>
    </w:p>
    <w:p w14:paraId="724EE6CD" w14:textId="1282C06B" w:rsidR="009B66C8" w:rsidRDefault="009B66C8" w:rsidP="002A30B6">
      <w:pPr>
        <w:pStyle w:val="nrpsNormal"/>
        <w:numPr>
          <w:ilvl w:val="3"/>
          <w:numId w:val="16"/>
        </w:numPr>
        <w:rPr>
          <w:ins w:id="17" w:author="Gross, Jacob J" w:date="2023-01-25T11:39:00Z"/>
        </w:rPr>
      </w:pPr>
      <w:ins w:id="18" w:author="Gross, Jacob J" w:date="2023-01-25T11:38:00Z">
        <w:r>
          <w:t>In th</w:t>
        </w:r>
      </w:ins>
      <w:ins w:id="19" w:author="Gross, Jacob J" w:date="2023-01-25T11:40:00Z">
        <w:r w:rsidR="00604CCA">
          <w:t>e</w:t>
        </w:r>
      </w:ins>
      <w:ins w:id="20" w:author="Gross, Jacob J" w:date="2023-01-25T11:38:00Z">
        <w:r>
          <w:t xml:space="preserve"> example</w:t>
        </w:r>
      </w:ins>
      <w:ins w:id="21" w:author="Gross, Jacob J" w:date="2023-01-25T11:40:00Z">
        <w:r w:rsidR="00604CCA">
          <w:t xml:space="preserve"> below,</w:t>
        </w:r>
      </w:ins>
      <w:ins w:id="22" w:author="Gross, Jacob J" w:date="2023-01-25T11:38:00Z">
        <w:r>
          <w:t xml:space="preserve"> a new folder called “Temp_Geodatabase” was created </w:t>
        </w:r>
        <w:r w:rsidR="0044380A">
          <w:t xml:space="preserve">within the Downloads folder on a local computer (it will be deleted </w:t>
        </w:r>
        <w:r w:rsidR="001968E8">
          <w:t>after up</w:t>
        </w:r>
      </w:ins>
      <w:ins w:id="23" w:author="Gross, Jacob J" w:date="2023-01-25T11:39:00Z">
        <w:r w:rsidR="001968E8">
          <w:t xml:space="preserve">loading to sharepoint). </w:t>
        </w:r>
      </w:ins>
    </w:p>
    <w:p w14:paraId="1DD49A37" w14:textId="6E659F7D" w:rsidR="001968E8" w:rsidRPr="00D97263" w:rsidRDefault="00271A12" w:rsidP="002A30B6">
      <w:pPr>
        <w:pStyle w:val="nrpsNormal"/>
        <w:ind w:left="2880"/>
      </w:pPr>
      <w:ins w:id="24" w:author="Gross, Jacob J" w:date="2023-01-25T11:39:00Z">
        <w:r w:rsidRPr="00271A12">
          <w:drawing>
            <wp:inline distT="0" distB="0" distL="0" distR="0" wp14:anchorId="4BA470C0" wp14:editId="6712F79F">
              <wp:extent cx="4819650" cy="3841817"/>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0363" cy="3850356"/>
                      </a:xfrm>
                      <a:prstGeom prst="rect">
                        <a:avLst/>
                      </a:prstGeom>
                    </pic:spPr>
                  </pic:pic>
                </a:graphicData>
              </a:graphic>
            </wp:inline>
          </w:drawing>
        </w:r>
      </w:ins>
    </w:p>
    <w:p w14:paraId="5C54E53E" w14:textId="3765E18B" w:rsidR="002733F2" w:rsidRPr="008D594B" w:rsidRDefault="00604CCA" w:rsidP="002A30B6">
      <w:pPr>
        <w:pStyle w:val="nrpsNormal"/>
        <w:numPr>
          <w:ilvl w:val="3"/>
          <w:numId w:val="16"/>
        </w:numPr>
      </w:pPr>
      <w:ins w:id="25" w:author="Gross, Jacob J" w:date="2023-01-25T11:40:00Z">
        <w:r>
          <w:t>Right click within the empty “Temp_Geodatabase” folder and click on “File Geodatab</w:t>
        </w:r>
      </w:ins>
      <w:ins w:id="26" w:author="Gross, Jacob J" w:date="2023-01-25T11:41:00Z">
        <w:r w:rsidR="008270CB">
          <w:t>ase.”</w:t>
        </w:r>
      </w:ins>
    </w:p>
    <w:p w14:paraId="6AFCE400" w14:textId="64D7F32F" w:rsidR="006D3D46" w:rsidRPr="00404309" w:rsidRDefault="00FF6328" w:rsidP="002A30B6">
      <w:pPr>
        <w:pStyle w:val="nrpsNormal"/>
        <w:numPr>
          <w:ilvl w:val="3"/>
          <w:numId w:val="16"/>
        </w:numPr>
        <w:rPr>
          <w:ins w:id="27" w:author="Gross, Jacob J" w:date="2023-01-25T11:43:00Z"/>
        </w:rPr>
      </w:pPr>
      <w:ins w:id="28" w:author="Gross, Jacob J" w:date="2023-01-25T11:42:00Z">
        <w:r>
          <w:t xml:space="preserve">Rename the empty file geodatabase using the following </w:t>
        </w:r>
        <w:r w:rsidR="00E7150D">
          <w:t>naming conv</w:t>
        </w:r>
      </w:ins>
      <w:ins w:id="29" w:author="Gross, Jacob J" w:date="2023-01-25T11:43:00Z">
        <w:r w:rsidR="00E7150D">
          <w:t>ention</w:t>
        </w:r>
        <w:r w:rsidR="006D3D46">
          <w:t xml:space="preserve">: </w:t>
        </w:r>
      </w:ins>
      <w:ins w:id="30" w:author="Gross, Jacob J" w:date="2023-01-25T11:45:00Z">
        <w:r w:rsidR="00EC66D4">
          <w:t>pro</w:t>
        </w:r>
      </w:ins>
      <w:ins w:id="31" w:author="Gross, Jacob J" w:date="2023-01-25T11:46:00Z">
        <w:r w:rsidR="00EC66D4">
          <w:t>tocol</w:t>
        </w:r>
      </w:ins>
      <w:ins w:id="32" w:author="Gross, Jacob J" w:date="2023-01-25T11:43:00Z">
        <w:r w:rsidR="006D3D46">
          <w:rPr>
            <w:lang w:val="haw-US"/>
          </w:rPr>
          <w:t xml:space="preserve"> name</w:t>
        </w:r>
      </w:ins>
      <w:ins w:id="33" w:author="Gross, Jacob J" w:date="2023-01-25T11:46:00Z">
        <w:r w:rsidR="00EC66D4">
          <w:t xml:space="preserve"> or “Plants” if plant photos</w:t>
        </w:r>
      </w:ins>
      <w:ins w:id="34" w:author="Gross, Jacob J" w:date="2023-01-25T11:43:00Z">
        <w:r w:rsidR="006D3D46">
          <w:t xml:space="preserve">, </w:t>
        </w:r>
      </w:ins>
      <w:ins w:id="35" w:author="Gross, Jacob J" w:date="2023-01-25T11:46:00Z">
        <w:r w:rsidR="00D40CB0">
          <w:t xml:space="preserve">write out </w:t>
        </w:r>
      </w:ins>
      <w:ins w:id="36" w:author="Gross, Jacob J" w:date="2023-01-25T11:43:00Z">
        <w:r w:rsidR="006D3D46">
          <w:t xml:space="preserve">sampling frame </w:t>
        </w:r>
      </w:ins>
      <w:ins w:id="37" w:author="Gross, Jacob J" w:date="2023-01-25T11:46:00Z">
        <w:r w:rsidR="00286224">
          <w:t xml:space="preserve">or </w:t>
        </w:r>
        <w:r w:rsidR="00204E94">
          <w:t xml:space="preserve">multiple </w:t>
        </w:r>
        <w:r w:rsidR="0085399F">
          <w:t>sampling frames if needed</w:t>
        </w:r>
      </w:ins>
      <w:ins w:id="38" w:author="Gross, Jacob J" w:date="2023-01-25T11:43:00Z">
        <w:r w:rsidR="006D3D46">
          <w:t>, and date</w:t>
        </w:r>
        <w:r w:rsidR="006D3D46">
          <w:rPr>
            <w:lang w:val="haw-US"/>
          </w:rPr>
          <w:t xml:space="preserve"> (using year, month, day of the download in the file name):</w:t>
        </w:r>
      </w:ins>
    </w:p>
    <w:p w14:paraId="02C3CD9D" w14:textId="77777777" w:rsidR="006D3D46" w:rsidRPr="009C0093" w:rsidRDefault="006D3D46" w:rsidP="002A30B6">
      <w:pPr>
        <w:pStyle w:val="nrpsNormal"/>
        <w:numPr>
          <w:ilvl w:val="4"/>
          <w:numId w:val="16"/>
        </w:numPr>
        <w:rPr>
          <w:ins w:id="39" w:author="Gross, Jacob J" w:date="2023-01-25T11:43:00Z"/>
        </w:rPr>
      </w:pPr>
      <w:ins w:id="40" w:author="Gross, Jacob J" w:date="2023-01-25T11:43:00Z">
        <w:r>
          <w:t>Examples:</w:t>
        </w:r>
      </w:ins>
    </w:p>
    <w:p w14:paraId="2CB3AC05" w14:textId="66B096B3" w:rsidR="006D3D46" w:rsidRPr="00FA4692" w:rsidRDefault="006D3D46" w:rsidP="002A30B6">
      <w:pPr>
        <w:pStyle w:val="nrpsNormal"/>
        <w:numPr>
          <w:ilvl w:val="5"/>
          <w:numId w:val="16"/>
        </w:numPr>
        <w:rPr>
          <w:ins w:id="41" w:author="Gross, Jacob J" w:date="2023-01-25T11:43:00Z"/>
        </w:rPr>
      </w:pPr>
      <w:ins w:id="42" w:author="Gross, Jacob J" w:date="2023-01-25T11:43:00Z">
        <w:r>
          <w:rPr>
            <w:lang w:val="haw-US"/>
          </w:rPr>
          <w:t>Plants</w:t>
        </w:r>
        <w:r>
          <w:t>_</w:t>
        </w:r>
      </w:ins>
      <w:ins w:id="43" w:author="Gross, Jacob J" w:date="2023-01-25T11:46:00Z">
        <w:r w:rsidR="0085399F">
          <w:t>Olaa</w:t>
        </w:r>
      </w:ins>
      <w:ins w:id="44" w:author="Gross, Jacob J" w:date="2023-01-25T11:43:00Z">
        <w:r>
          <w:t>_</w:t>
        </w:r>
        <w:r>
          <w:rPr>
            <w:lang w:val="haw-US"/>
          </w:rPr>
          <w:t>20220318</w:t>
        </w:r>
      </w:ins>
      <w:ins w:id="45" w:author="Gross, Jacob J" w:date="2023-01-25T11:48:00Z">
        <w:r w:rsidR="006D0C46">
          <w:t>.gdb</w:t>
        </w:r>
      </w:ins>
    </w:p>
    <w:p w14:paraId="03DB0733" w14:textId="24A90AE9" w:rsidR="006D3D46" w:rsidRPr="00FB79E3" w:rsidRDefault="006D3D46" w:rsidP="002A30B6">
      <w:pPr>
        <w:pStyle w:val="nrpsNormal"/>
        <w:numPr>
          <w:ilvl w:val="5"/>
          <w:numId w:val="16"/>
        </w:numPr>
        <w:rPr>
          <w:ins w:id="46" w:author="Gross, Jacob J" w:date="2023-01-25T11:43:00Z"/>
        </w:rPr>
      </w:pPr>
      <w:ins w:id="47" w:author="Gross, Jacob J" w:date="2023-01-25T11:43:00Z">
        <w:r>
          <w:rPr>
            <w:lang w:val="haw-US"/>
          </w:rPr>
          <w:t>FTPC</w:t>
        </w:r>
        <w:r>
          <w:t>_</w:t>
        </w:r>
      </w:ins>
      <w:ins w:id="48" w:author="Gross, Jacob J" w:date="2023-01-25T11:46:00Z">
        <w:r w:rsidR="006E7FCD">
          <w:t>Olaa</w:t>
        </w:r>
      </w:ins>
      <w:ins w:id="49" w:author="Gross, Jacob J" w:date="2023-01-25T11:43:00Z">
        <w:r>
          <w:t>_</w:t>
        </w:r>
      </w:ins>
      <w:ins w:id="50" w:author="Gross, Jacob J" w:date="2023-01-25T11:47:00Z">
        <w:r w:rsidR="006E7FCD">
          <w:t>Nahuku</w:t>
        </w:r>
      </w:ins>
      <w:ins w:id="51" w:author="Gross, Jacob J" w:date="2023-01-25T11:43:00Z">
        <w:r>
          <w:t>_</w:t>
        </w:r>
        <w:r>
          <w:rPr>
            <w:lang w:val="haw-US"/>
          </w:rPr>
          <w:t>20220318</w:t>
        </w:r>
      </w:ins>
      <w:ins w:id="52" w:author="Gross, Jacob J" w:date="2023-01-25T11:48:00Z">
        <w:r w:rsidR="006D0C46">
          <w:t>.gdb</w:t>
        </w:r>
      </w:ins>
    </w:p>
    <w:p w14:paraId="04AFEFAB" w14:textId="36B05A07" w:rsidR="006D3D46" w:rsidRDefault="006D3D46" w:rsidP="002A30B6">
      <w:pPr>
        <w:pStyle w:val="nrpsNormal"/>
        <w:numPr>
          <w:ilvl w:val="5"/>
          <w:numId w:val="16"/>
        </w:numPr>
        <w:rPr>
          <w:ins w:id="53" w:author="Gross, Jacob J" w:date="2023-01-25T11:52:00Z"/>
        </w:rPr>
      </w:pPr>
      <w:ins w:id="54" w:author="Gross, Jacob J" w:date="2023-01-25T11:43:00Z">
        <w:r>
          <w:rPr>
            <w:lang w:val="haw-US"/>
          </w:rPr>
          <w:t>EIPS</w:t>
        </w:r>
        <w:r>
          <w:t>_</w:t>
        </w:r>
      </w:ins>
      <w:ins w:id="55" w:author="Gross, Jacob J" w:date="2023-01-25T11:47:00Z">
        <w:r w:rsidR="006E7FCD">
          <w:t>Kahuku</w:t>
        </w:r>
      </w:ins>
      <w:ins w:id="56" w:author="Gross, Jacob J" w:date="2023-01-25T11:43:00Z">
        <w:r>
          <w:t>_</w:t>
        </w:r>
      </w:ins>
      <w:ins w:id="57" w:author="Gross, Jacob J" w:date="2023-01-25T11:47:00Z">
        <w:r w:rsidR="006E7FCD">
          <w:t>Mauna</w:t>
        </w:r>
        <w:r w:rsidR="0029237E">
          <w:t>lo</w:t>
        </w:r>
        <w:r w:rsidR="00DA06A2">
          <w:t>a</w:t>
        </w:r>
      </w:ins>
      <w:ins w:id="58" w:author="Gross, Jacob J" w:date="2023-01-25T11:43:00Z">
        <w:r>
          <w:t>_</w:t>
        </w:r>
        <w:r>
          <w:rPr>
            <w:lang w:val="haw-US"/>
          </w:rPr>
          <w:t>20220318</w:t>
        </w:r>
      </w:ins>
      <w:ins w:id="59" w:author="Gross, Jacob J" w:date="2023-01-25T11:48:00Z">
        <w:r w:rsidR="006D0C46">
          <w:t>.gdb</w:t>
        </w:r>
      </w:ins>
    </w:p>
    <w:p w14:paraId="1A1E1942" w14:textId="73E5C89D" w:rsidR="00B1755A" w:rsidRDefault="00B1755A" w:rsidP="00B1755A">
      <w:pPr>
        <w:pStyle w:val="nrpsNormal"/>
        <w:rPr>
          <w:ins w:id="60" w:author="Gross, Jacob J" w:date="2023-01-25T11:43:00Z"/>
        </w:rPr>
      </w:pPr>
      <w:ins w:id="61" w:author="Gross, Jacob J" w:date="2023-01-25T11:52:00Z">
        <w:r w:rsidRPr="00B1755A">
          <w:drawing>
            <wp:inline distT="0" distB="0" distL="0" distR="0" wp14:anchorId="514E23FF" wp14:editId="5558895A">
              <wp:extent cx="5943600" cy="30822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82290"/>
                      </a:xfrm>
                      <a:prstGeom prst="rect">
                        <a:avLst/>
                      </a:prstGeom>
                    </pic:spPr>
                  </pic:pic>
                </a:graphicData>
              </a:graphic>
            </wp:inline>
          </w:drawing>
        </w:r>
      </w:ins>
    </w:p>
    <w:p w14:paraId="48CC914B" w14:textId="5B9F6D3C" w:rsidR="008D594B" w:rsidRPr="00A932A6" w:rsidDel="006D0C46" w:rsidRDefault="009F437E" w:rsidP="00CC2147">
      <w:pPr>
        <w:pStyle w:val="nrpsNormal"/>
        <w:numPr>
          <w:ilvl w:val="4"/>
          <w:numId w:val="16"/>
        </w:numPr>
        <w:rPr>
          <w:del w:id="62" w:author="Gross, Jacob J" w:date="2023-01-25T11:48:00Z"/>
        </w:rPr>
      </w:pPr>
      <w:del w:id="63" w:author="Gross, Jacob J" w:date="2023-01-25T11:48:00Z">
        <w:r w:rsidDel="006D0C46">
          <w:rPr>
            <w:lang w:val="haw-US"/>
          </w:rPr>
          <w:delText xml:space="preserve">Creating a sharepoint </w:delText>
        </w:r>
        <w:r w:rsidR="00401EA7" w:rsidDel="006D0C46">
          <w:rPr>
            <w:lang w:val="haw-US"/>
          </w:rPr>
          <w:delText xml:space="preserve">shortcut to the </w:delText>
        </w:r>
        <w:r w:rsidR="009B63F4" w:rsidDel="006D0C46">
          <w:rPr>
            <w:lang w:val="haw-US"/>
          </w:rPr>
          <w:delText xml:space="preserve">FTPC </w:delText>
        </w:r>
        <w:r w:rsidR="004769E2" w:rsidDel="006D0C46">
          <w:rPr>
            <w:lang w:val="haw-US"/>
          </w:rPr>
          <w:delText xml:space="preserve">&gt;&gt; </w:delText>
        </w:r>
        <w:r w:rsidR="00401EA7" w:rsidDel="006D0C46">
          <w:rPr>
            <w:lang w:val="haw-US"/>
          </w:rPr>
          <w:delText xml:space="preserve">AGOL_backups </w:delText>
        </w:r>
        <w:r w:rsidR="00715A2D" w:rsidDel="006D0C46">
          <w:rPr>
            <w:lang w:val="haw-US"/>
          </w:rPr>
          <w:delText>f</w:delText>
        </w:r>
        <w:r w:rsidR="00401EA7" w:rsidDel="006D0C46">
          <w:rPr>
            <w:lang w:val="haw-US"/>
          </w:rPr>
          <w:delText xml:space="preserve">older allows you to access </w:delText>
        </w:r>
        <w:r w:rsidR="002E2EDE" w:rsidDel="006D0C46">
          <w:rPr>
            <w:lang w:val="haw-US"/>
          </w:rPr>
          <w:delText xml:space="preserve">the folder from within ArcGIS Pro. The alternative would be </w:delText>
        </w:r>
        <w:r w:rsidR="00221ED5" w:rsidDel="006D0C46">
          <w:rPr>
            <w:lang w:val="haw-US"/>
          </w:rPr>
          <w:delText xml:space="preserve">to save the </w:delText>
        </w:r>
        <w:r w:rsidR="00715A2D" w:rsidDel="006D0C46">
          <w:rPr>
            <w:lang w:val="haw-US"/>
          </w:rPr>
          <w:delText>feature class to a local geodatabase and then transfer</w:delText>
        </w:r>
        <w:r w:rsidR="003B161A" w:rsidDel="006D0C46">
          <w:rPr>
            <w:lang w:val="haw-US"/>
          </w:rPr>
          <w:delText xml:space="preserve"> the entire geodatabase</w:delText>
        </w:r>
        <w:r w:rsidR="00715A2D" w:rsidDel="006D0C46">
          <w:rPr>
            <w:lang w:val="haw-US"/>
          </w:rPr>
          <w:delText xml:space="preserve"> to the sharedive. </w:delText>
        </w:r>
      </w:del>
    </w:p>
    <w:p w14:paraId="689BED7C" w14:textId="3075526D" w:rsidR="00C43AB3" w:rsidRDefault="00C43AB3" w:rsidP="009465C2">
      <w:pPr>
        <w:pStyle w:val="nrpsNormal"/>
      </w:pPr>
    </w:p>
    <w:p w14:paraId="1DF412BD" w14:textId="1A9635E3" w:rsidR="00F3209B" w:rsidRPr="00404309" w:rsidRDefault="007C39FA" w:rsidP="00626739">
      <w:pPr>
        <w:pStyle w:val="nrpsNormal"/>
        <w:numPr>
          <w:ilvl w:val="3"/>
          <w:numId w:val="16"/>
        </w:numPr>
      </w:pPr>
      <w:r>
        <w:rPr>
          <w:lang w:val="haw-US"/>
        </w:rPr>
        <w:t xml:space="preserve">Click on box for “Output Name” and </w:t>
      </w:r>
      <w:r w:rsidR="009C0093">
        <w:rPr>
          <w:lang w:val="haw-US"/>
        </w:rPr>
        <w:t xml:space="preserve">enter the </w:t>
      </w:r>
      <w:del w:id="64" w:author="Gross, Jacob J" w:date="2023-01-25T11:49:00Z">
        <w:r w:rsidR="009C0093" w:rsidDel="002A2E17">
          <w:rPr>
            <w:lang w:val="haw-US"/>
          </w:rPr>
          <w:delText xml:space="preserve">appropriate </w:delText>
        </w:r>
      </w:del>
      <w:ins w:id="65" w:author="Gross, Jacob J" w:date="2023-01-25T11:49:00Z">
        <w:r w:rsidR="002A2E17">
          <w:t>same name</w:t>
        </w:r>
        <w:r w:rsidR="001C4F2D">
          <w:t xml:space="preserve"> </w:t>
        </w:r>
        <w:r w:rsidR="0041439B">
          <w:t>used for the geodatabase</w:t>
        </w:r>
        <w:r w:rsidR="002A2E17">
          <w:rPr>
            <w:lang w:val="haw-US"/>
          </w:rPr>
          <w:t xml:space="preserve"> </w:t>
        </w:r>
      </w:ins>
      <w:ins w:id="66" w:author="Gross, Jacob J" w:date="2023-01-25T11:53:00Z">
        <w:r w:rsidR="008A62A8">
          <w:t xml:space="preserve">(without the .gdb). </w:t>
        </w:r>
      </w:ins>
      <w:del w:id="67" w:author="Gross, Jacob J" w:date="2023-01-25T11:50:00Z">
        <w:r w:rsidR="009C0093" w:rsidDel="0041439B">
          <w:rPr>
            <w:lang w:val="haw-US"/>
          </w:rPr>
          <w:delText>name</w:delText>
        </w:r>
        <w:r w:rsidR="00D855DC" w:rsidDel="0041439B">
          <w:delText xml:space="preserve">, sampling frame </w:delText>
        </w:r>
        <w:r w:rsidR="00404309" w:rsidDel="0041439B">
          <w:delText>code</w:delText>
        </w:r>
        <w:r w:rsidR="00474C0B" w:rsidDel="0041439B">
          <w:delText xml:space="preserve"> or codes</w:delText>
        </w:r>
        <w:r w:rsidR="00404309" w:rsidDel="0041439B">
          <w:delText>, and date</w:delText>
        </w:r>
        <w:r w:rsidR="00FA4692" w:rsidDel="0041439B">
          <w:rPr>
            <w:lang w:val="haw-US"/>
          </w:rPr>
          <w:delText xml:space="preserve"> (using year, month, day </w:delText>
        </w:r>
        <w:r w:rsidR="00FB79E3" w:rsidDel="0041439B">
          <w:rPr>
            <w:lang w:val="haw-US"/>
          </w:rPr>
          <w:delText xml:space="preserve">of the download </w:delText>
        </w:r>
        <w:r w:rsidR="00FA4692" w:rsidDel="0041439B">
          <w:rPr>
            <w:lang w:val="haw-US"/>
          </w:rPr>
          <w:delText>in</w:delText>
        </w:r>
        <w:r w:rsidR="00FB79E3" w:rsidDel="0041439B">
          <w:rPr>
            <w:lang w:val="haw-US"/>
          </w:rPr>
          <w:delText xml:space="preserve"> the</w:delText>
        </w:r>
        <w:r w:rsidR="00FA4692" w:rsidDel="0041439B">
          <w:rPr>
            <w:lang w:val="haw-US"/>
          </w:rPr>
          <w:delText xml:space="preserve"> </w:delText>
        </w:r>
        <w:r w:rsidR="00FB79E3" w:rsidDel="0041439B">
          <w:rPr>
            <w:lang w:val="haw-US"/>
          </w:rPr>
          <w:delText>file name)</w:delText>
        </w:r>
        <w:r w:rsidR="009C0093" w:rsidDel="0041439B">
          <w:rPr>
            <w:lang w:val="haw-US"/>
          </w:rPr>
          <w:delText>:</w:delText>
        </w:r>
      </w:del>
    </w:p>
    <w:p w14:paraId="06354CB6" w14:textId="21D110F4" w:rsidR="0041439B" w:rsidRPr="009C0093" w:rsidRDefault="0041439B" w:rsidP="0041439B">
      <w:pPr>
        <w:pStyle w:val="nrpsNormal"/>
        <w:numPr>
          <w:ilvl w:val="4"/>
          <w:numId w:val="16"/>
        </w:numPr>
        <w:rPr>
          <w:ins w:id="68" w:author="Gross, Jacob J" w:date="2023-01-25T11:50:00Z"/>
        </w:rPr>
      </w:pPr>
      <w:ins w:id="69" w:author="Gross, Jacob J" w:date="2023-01-25T11:50:00Z">
        <w:r>
          <w:t>Examples:</w:t>
        </w:r>
      </w:ins>
    </w:p>
    <w:p w14:paraId="45CCA3AE" w14:textId="4377DCA6" w:rsidR="0041439B" w:rsidRPr="00FA4692" w:rsidRDefault="0041439B" w:rsidP="0041439B">
      <w:pPr>
        <w:pStyle w:val="nrpsNormal"/>
        <w:numPr>
          <w:ilvl w:val="5"/>
          <w:numId w:val="16"/>
        </w:numPr>
        <w:rPr>
          <w:ins w:id="70" w:author="Gross, Jacob J" w:date="2023-01-25T11:50:00Z"/>
        </w:rPr>
      </w:pPr>
      <w:ins w:id="71" w:author="Gross, Jacob J" w:date="2023-01-25T11:50:00Z">
        <w:r>
          <w:rPr>
            <w:lang w:val="haw-US"/>
          </w:rPr>
          <w:t>Plants</w:t>
        </w:r>
        <w:r>
          <w:t>_Olaa_</w:t>
        </w:r>
        <w:r>
          <w:rPr>
            <w:lang w:val="haw-US"/>
          </w:rPr>
          <w:t>20220318</w:t>
        </w:r>
      </w:ins>
    </w:p>
    <w:p w14:paraId="56B02194" w14:textId="247CE8B8" w:rsidR="0041439B" w:rsidRPr="00FB79E3" w:rsidRDefault="0041439B" w:rsidP="0041439B">
      <w:pPr>
        <w:pStyle w:val="nrpsNormal"/>
        <w:numPr>
          <w:ilvl w:val="5"/>
          <w:numId w:val="16"/>
        </w:numPr>
        <w:rPr>
          <w:ins w:id="72" w:author="Gross, Jacob J" w:date="2023-01-25T11:50:00Z"/>
        </w:rPr>
      </w:pPr>
      <w:ins w:id="73" w:author="Gross, Jacob J" w:date="2023-01-25T11:50:00Z">
        <w:r>
          <w:rPr>
            <w:lang w:val="haw-US"/>
          </w:rPr>
          <w:t>FTPC</w:t>
        </w:r>
        <w:r>
          <w:t>_Olaa_Nahuku_</w:t>
        </w:r>
        <w:r>
          <w:rPr>
            <w:lang w:val="haw-US"/>
          </w:rPr>
          <w:t>20220318</w:t>
        </w:r>
      </w:ins>
    </w:p>
    <w:p w14:paraId="3E04FCAA" w14:textId="4D17AC97" w:rsidR="0041439B" w:rsidRDefault="0041439B" w:rsidP="0041439B">
      <w:pPr>
        <w:pStyle w:val="nrpsNormal"/>
        <w:numPr>
          <w:ilvl w:val="5"/>
          <w:numId w:val="16"/>
        </w:numPr>
        <w:rPr>
          <w:ins w:id="74" w:author="Gross, Jacob J" w:date="2023-01-25T11:50:00Z"/>
        </w:rPr>
      </w:pPr>
      <w:ins w:id="75" w:author="Gross, Jacob J" w:date="2023-01-25T11:50:00Z">
        <w:r>
          <w:rPr>
            <w:lang w:val="haw-US"/>
          </w:rPr>
          <w:t>EIPS</w:t>
        </w:r>
        <w:r>
          <w:t>_Kahuku_Maunaloa_</w:t>
        </w:r>
        <w:r>
          <w:rPr>
            <w:lang w:val="haw-US"/>
          </w:rPr>
          <w:t>20220318</w:t>
        </w:r>
      </w:ins>
    </w:p>
    <w:p w14:paraId="782A3710" w14:textId="20BC5F33" w:rsidR="009465C2" w:rsidRDefault="00905725" w:rsidP="009465C2">
      <w:pPr>
        <w:pStyle w:val="nrpsNormal"/>
      </w:pPr>
      <w:ins w:id="76" w:author="Gross, Jacob J" w:date="2023-01-25T11:50:00Z">
        <w:r w:rsidRPr="00905725">
          <w:rPr>
            <w:noProof/>
          </w:rPr>
          <w:t xml:space="preserve"> </w:t>
        </w:r>
        <w:r w:rsidRPr="00905725">
          <w:drawing>
            <wp:inline distT="0" distB="0" distL="0" distR="0" wp14:anchorId="0511930D" wp14:editId="70540F50">
              <wp:extent cx="2539505" cy="3533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4458" cy="3540668"/>
                      </a:xfrm>
                      <a:prstGeom prst="rect">
                        <a:avLst/>
                      </a:prstGeom>
                    </pic:spPr>
                  </pic:pic>
                </a:graphicData>
              </a:graphic>
            </wp:inline>
          </w:drawing>
        </w:r>
      </w:ins>
    </w:p>
    <w:p w14:paraId="437F6107" w14:textId="77777777" w:rsidR="00C47B95" w:rsidRDefault="00C47B95" w:rsidP="009465C2">
      <w:pPr>
        <w:pStyle w:val="nrpsNormal"/>
        <w:ind w:left="720"/>
      </w:pPr>
    </w:p>
    <w:p w14:paraId="586F2F25" w14:textId="5C68B717" w:rsidR="00745A48" w:rsidRPr="009A7DEE" w:rsidRDefault="009A7DEE" w:rsidP="00D42DE2">
      <w:pPr>
        <w:pStyle w:val="nrpsNormal"/>
        <w:numPr>
          <w:ilvl w:val="3"/>
          <w:numId w:val="16"/>
        </w:numPr>
      </w:pPr>
      <w:r>
        <w:rPr>
          <w:lang w:val="haw-US"/>
        </w:rPr>
        <w:t>Click “OK” to start the export</w:t>
      </w:r>
    </w:p>
    <w:p w14:paraId="460FC77E" w14:textId="016E8AF9" w:rsidR="009A7DEE" w:rsidRPr="0083467C" w:rsidRDefault="0083467C" w:rsidP="0083467C">
      <w:pPr>
        <w:pStyle w:val="nrpsNormal"/>
        <w:numPr>
          <w:ilvl w:val="2"/>
          <w:numId w:val="16"/>
        </w:numPr>
      </w:pPr>
      <w:r>
        <w:rPr>
          <w:lang w:val="haw-US"/>
        </w:rPr>
        <w:t xml:space="preserve">The follow progress </w:t>
      </w:r>
      <w:r w:rsidR="00065835">
        <w:rPr>
          <w:lang w:val="haw-US"/>
        </w:rPr>
        <w:t>message</w:t>
      </w:r>
      <w:r>
        <w:rPr>
          <w:lang w:val="haw-US"/>
        </w:rPr>
        <w:t xml:space="preserve"> will display</w:t>
      </w:r>
    </w:p>
    <w:p w14:paraId="3FA77E47" w14:textId="2C920188" w:rsidR="0083467C" w:rsidRDefault="0083467C" w:rsidP="0083467C">
      <w:pPr>
        <w:pStyle w:val="nrpsNormal"/>
        <w:ind w:left="2160"/>
      </w:pPr>
      <w:r w:rsidRPr="0083467C">
        <w:rPr>
          <w:noProof/>
        </w:rPr>
        <w:drawing>
          <wp:inline distT="0" distB="0" distL="0" distR="0" wp14:anchorId="78519745" wp14:editId="6D251C3D">
            <wp:extent cx="3839111" cy="118126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9111" cy="1181265"/>
                    </a:xfrm>
                    <a:prstGeom prst="rect">
                      <a:avLst/>
                    </a:prstGeom>
                  </pic:spPr>
                </pic:pic>
              </a:graphicData>
            </a:graphic>
          </wp:inline>
        </w:drawing>
      </w:r>
    </w:p>
    <w:p w14:paraId="310A1EBB" w14:textId="4445C810" w:rsidR="0083467C" w:rsidRPr="00C04217" w:rsidRDefault="00C27014" w:rsidP="00D42DE2">
      <w:pPr>
        <w:pStyle w:val="nrpsNormal"/>
        <w:numPr>
          <w:ilvl w:val="3"/>
          <w:numId w:val="16"/>
        </w:numPr>
      </w:pPr>
      <w:r>
        <w:rPr>
          <w:lang w:val="haw-US"/>
        </w:rPr>
        <w:t xml:space="preserve">Although it shows 100% within the first few seconds, </w:t>
      </w:r>
      <w:r w:rsidR="00E82DD9">
        <w:rPr>
          <w:lang w:val="haw-US"/>
        </w:rPr>
        <w:t>the export</w:t>
      </w:r>
      <w:r w:rsidR="00CE227D">
        <w:rPr>
          <w:lang w:val="haw-US"/>
        </w:rPr>
        <w:t xml:space="preserve"> is not complete </w:t>
      </w:r>
      <w:r w:rsidR="003017ED">
        <w:rPr>
          <w:lang w:val="haw-US"/>
        </w:rPr>
        <w:t xml:space="preserve">if </w:t>
      </w:r>
      <w:r w:rsidR="00B2684F">
        <w:rPr>
          <w:lang w:val="haw-US"/>
        </w:rPr>
        <w:t xml:space="preserve">“Running...” is still displayed. </w:t>
      </w:r>
    </w:p>
    <w:p w14:paraId="4D0418B1" w14:textId="56CDAEE1" w:rsidR="00C04217" w:rsidRPr="005B12CF" w:rsidRDefault="00664207" w:rsidP="00D42DE2">
      <w:pPr>
        <w:pStyle w:val="nrpsNormal"/>
        <w:numPr>
          <w:ilvl w:val="3"/>
          <w:numId w:val="16"/>
        </w:numPr>
      </w:pPr>
      <w:r>
        <w:rPr>
          <w:lang w:val="haw-US"/>
        </w:rPr>
        <w:t xml:space="preserve">To see more information about the </w:t>
      </w:r>
      <w:r w:rsidR="00781F73">
        <w:rPr>
          <w:lang w:val="haw-US"/>
        </w:rPr>
        <w:t>status,</w:t>
      </w:r>
      <w:r w:rsidR="00600644">
        <w:rPr>
          <w:lang w:val="haw-US"/>
        </w:rPr>
        <w:t xml:space="preserve"> click on view</w:t>
      </w:r>
      <w:r w:rsidR="00781F73">
        <w:rPr>
          <w:lang w:val="haw-US"/>
        </w:rPr>
        <w:t xml:space="preserve"> details. It will show when the export </w:t>
      </w:r>
      <w:r w:rsidR="00C74D44">
        <w:rPr>
          <w:lang w:val="haw-US"/>
        </w:rPr>
        <w:t>started</w:t>
      </w:r>
      <w:r w:rsidR="009C6872">
        <w:rPr>
          <w:lang w:val="haw-US"/>
        </w:rPr>
        <w:t>. The “</w:t>
      </w:r>
      <w:r w:rsidR="00C74D44">
        <w:rPr>
          <w:lang w:val="haw-US"/>
        </w:rPr>
        <w:t>complete</w:t>
      </w:r>
      <w:r w:rsidR="00F53B6B">
        <w:rPr>
          <w:lang w:val="haw-US"/>
        </w:rPr>
        <w:t>d</w:t>
      </w:r>
      <w:r w:rsidR="009C6872">
        <w:rPr>
          <w:lang w:val="haw-US"/>
        </w:rPr>
        <w:t>” line</w:t>
      </w:r>
      <w:r w:rsidR="00065835">
        <w:rPr>
          <w:lang w:val="haw-US"/>
        </w:rPr>
        <w:t xml:space="preserve"> will be blank until the process </w:t>
      </w:r>
      <w:r w:rsidR="00C749DE">
        <w:rPr>
          <w:lang w:val="haw-US"/>
        </w:rPr>
        <w:t>is completed</w:t>
      </w:r>
      <w:r w:rsidR="00C74D44">
        <w:rPr>
          <w:lang w:val="haw-US"/>
        </w:rPr>
        <w:t xml:space="preserve">. </w:t>
      </w:r>
      <w:r w:rsidR="00781F73">
        <w:rPr>
          <w:lang w:val="haw-US"/>
        </w:rPr>
        <w:t xml:space="preserve"> </w:t>
      </w:r>
    </w:p>
    <w:p w14:paraId="7009789C" w14:textId="36925BF0" w:rsidR="005B12CF" w:rsidRDefault="005B12CF" w:rsidP="00807D60">
      <w:pPr>
        <w:pStyle w:val="nrpsNormal"/>
        <w:ind w:left="3240"/>
      </w:pPr>
      <w:r w:rsidRPr="005B12CF">
        <w:rPr>
          <w:noProof/>
        </w:rPr>
        <w:drawing>
          <wp:inline distT="0" distB="0" distL="0" distR="0" wp14:anchorId="27DDDA55" wp14:editId="15F497B6">
            <wp:extent cx="2734574" cy="1874258"/>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6842" cy="1882667"/>
                    </a:xfrm>
                    <a:prstGeom prst="rect">
                      <a:avLst/>
                    </a:prstGeom>
                  </pic:spPr>
                </pic:pic>
              </a:graphicData>
            </a:graphic>
          </wp:inline>
        </w:drawing>
      </w:r>
    </w:p>
    <w:p w14:paraId="0F9AEC88" w14:textId="57E2B098" w:rsidR="00DD4303" w:rsidRPr="005035DB" w:rsidRDefault="00DD4303" w:rsidP="00807D60">
      <w:pPr>
        <w:pStyle w:val="nrpsNormal"/>
        <w:ind w:left="3240"/>
      </w:pPr>
      <w:r w:rsidRPr="00DD4303">
        <w:rPr>
          <w:noProof/>
        </w:rPr>
        <w:drawing>
          <wp:inline distT="0" distB="0" distL="0" distR="0" wp14:anchorId="2E9DABA9" wp14:editId="681537DC">
            <wp:extent cx="2743200" cy="18683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2129" cy="1874457"/>
                    </a:xfrm>
                    <a:prstGeom prst="rect">
                      <a:avLst/>
                    </a:prstGeom>
                  </pic:spPr>
                </pic:pic>
              </a:graphicData>
            </a:graphic>
          </wp:inline>
        </w:drawing>
      </w:r>
    </w:p>
    <w:p w14:paraId="1CF69107" w14:textId="77777777" w:rsidR="00622862" w:rsidRDefault="00F53B6B" w:rsidP="00622862">
      <w:pPr>
        <w:pStyle w:val="nrpsNormal"/>
        <w:numPr>
          <w:ilvl w:val="3"/>
          <w:numId w:val="16"/>
        </w:numPr>
      </w:pPr>
      <w:r>
        <w:rPr>
          <w:lang w:val="haw-US"/>
        </w:rPr>
        <w:t>For reference,</w:t>
      </w:r>
      <w:r w:rsidR="0038607A">
        <w:rPr>
          <w:lang w:val="haw-US"/>
        </w:rPr>
        <w:t xml:space="preserve"> </w:t>
      </w:r>
      <w:r w:rsidR="001F7780">
        <w:rPr>
          <w:lang w:val="haw-US"/>
        </w:rPr>
        <w:t>while teleworking from Hilo and connected to VPN, the</w:t>
      </w:r>
      <w:r w:rsidR="002C3C4A">
        <w:rPr>
          <w:lang w:val="haw-US"/>
        </w:rPr>
        <w:t xml:space="preserve"> FTPC </w:t>
      </w:r>
      <w:r w:rsidR="00516D68">
        <w:rPr>
          <w:lang w:val="haw-US"/>
        </w:rPr>
        <w:t xml:space="preserve">layer file </w:t>
      </w:r>
      <w:r w:rsidR="00B32F25">
        <w:rPr>
          <w:lang w:val="haw-US"/>
        </w:rPr>
        <w:t>containing</w:t>
      </w:r>
      <w:r w:rsidR="0088665A">
        <w:rPr>
          <w:lang w:val="haw-US"/>
        </w:rPr>
        <w:t xml:space="preserve"> </w:t>
      </w:r>
      <w:r w:rsidR="001A7AA0">
        <w:rPr>
          <w:lang w:val="haw-US"/>
        </w:rPr>
        <w:t>553</w:t>
      </w:r>
      <w:r w:rsidR="0088665A">
        <w:rPr>
          <w:lang w:val="haw-US"/>
        </w:rPr>
        <w:t xml:space="preserve"> </w:t>
      </w:r>
      <w:r w:rsidR="00516D68">
        <w:rPr>
          <w:lang w:val="haw-US"/>
        </w:rPr>
        <w:t>points</w:t>
      </w:r>
      <w:r>
        <w:rPr>
          <w:lang w:val="haw-US"/>
        </w:rPr>
        <w:t xml:space="preserve"> from </w:t>
      </w:r>
      <w:r w:rsidR="002C3C4A">
        <w:rPr>
          <w:lang w:val="haw-US"/>
        </w:rPr>
        <w:t>~40 plots took 17 minutes</w:t>
      </w:r>
      <w:r w:rsidR="003D03E7">
        <w:rPr>
          <w:lang w:val="haw-US"/>
        </w:rPr>
        <w:t xml:space="preserve"> to complete</w:t>
      </w:r>
      <w:r w:rsidR="002C3C4A">
        <w:rPr>
          <w:lang w:val="haw-US"/>
        </w:rPr>
        <w:t xml:space="preserve">. </w:t>
      </w:r>
      <w:r w:rsidR="003A7FDA">
        <w:rPr>
          <w:lang w:val="haw-US"/>
        </w:rPr>
        <w:t xml:space="preserve">While </w:t>
      </w:r>
      <w:r w:rsidR="00B32F25">
        <w:rPr>
          <w:lang w:val="haw-US"/>
        </w:rPr>
        <w:t>the</w:t>
      </w:r>
      <w:r w:rsidR="003A7FDA">
        <w:rPr>
          <w:lang w:val="haw-US"/>
        </w:rPr>
        <w:t xml:space="preserve"> Plants layer </w:t>
      </w:r>
      <w:r w:rsidR="00FE5B6E">
        <w:rPr>
          <w:lang w:val="haw-US"/>
        </w:rPr>
        <w:t xml:space="preserve">file </w:t>
      </w:r>
      <w:r w:rsidR="003A7FDA">
        <w:rPr>
          <w:lang w:val="haw-US"/>
        </w:rPr>
        <w:t xml:space="preserve">with </w:t>
      </w:r>
      <w:r w:rsidR="00FE5B6E">
        <w:rPr>
          <w:lang w:val="haw-US"/>
        </w:rPr>
        <w:t>255 points took</w:t>
      </w:r>
      <w:r w:rsidR="00C42F84">
        <w:rPr>
          <w:lang w:val="haw-US"/>
        </w:rPr>
        <w:t xml:space="preserve"> 20 minutes to complete</w:t>
      </w:r>
      <w:r w:rsidR="001A7AA0">
        <w:rPr>
          <w:lang w:val="haw-US"/>
        </w:rPr>
        <w:t xml:space="preserve"> (</w:t>
      </w:r>
      <w:r w:rsidR="00391E38">
        <w:t xml:space="preserve">the plants </w:t>
      </w:r>
      <w:r w:rsidR="00096C81">
        <w:t>layer file</w:t>
      </w:r>
      <w:r w:rsidR="001A7AA0">
        <w:rPr>
          <w:lang w:val="haw-US"/>
        </w:rPr>
        <w:t xml:space="preserve"> took longer because more </w:t>
      </w:r>
      <w:r w:rsidR="00551F78">
        <w:rPr>
          <w:lang w:val="haw-US"/>
        </w:rPr>
        <w:t>photos are taken per point</w:t>
      </w:r>
      <w:r w:rsidR="00D940FC">
        <w:rPr>
          <w:lang w:val="haw-US"/>
        </w:rPr>
        <w:t xml:space="preserve"> for plants</w:t>
      </w:r>
      <w:r w:rsidR="00551F78">
        <w:rPr>
          <w:lang w:val="haw-US"/>
        </w:rPr>
        <w:t>)</w:t>
      </w:r>
      <w:r w:rsidR="00C42F84">
        <w:rPr>
          <w:lang w:val="haw-US"/>
        </w:rPr>
        <w:t>.</w:t>
      </w:r>
      <w:r w:rsidR="00FE5B6E">
        <w:rPr>
          <w:lang w:val="haw-US"/>
        </w:rPr>
        <w:t xml:space="preserve"> </w:t>
      </w:r>
    </w:p>
    <w:p w14:paraId="37FB2450" w14:textId="77777777" w:rsidR="00622862" w:rsidRDefault="0026280B" w:rsidP="00622862">
      <w:pPr>
        <w:pStyle w:val="nrpsNormal"/>
        <w:numPr>
          <w:ilvl w:val="3"/>
          <w:numId w:val="16"/>
        </w:numPr>
      </w:pPr>
      <w:r w:rsidRPr="00622862">
        <w:rPr>
          <w:lang w:val="haw-US"/>
        </w:rPr>
        <w:t>Repeat steps for all layer files (i.e. FTPC, EIPS, and Plants)</w:t>
      </w:r>
      <w:r w:rsidR="000F4A8E" w:rsidRPr="00622862">
        <w:rPr>
          <w:lang w:val="haw-US"/>
        </w:rPr>
        <w:t>.</w:t>
      </w:r>
    </w:p>
    <w:p w14:paraId="28B86AF5" w14:textId="15E77718" w:rsidR="008846C4" w:rsidRDefault="009B2992" w:rsidP="00622862">
      <w:pPr>
        <w:pStyle w:val="nrpsNormal"/>
        <w:numPr>
          <w:ilvl w:val="2"/>
          <w:numId w:val="16"/>
        </w:numPr>
        <w:rPr>
          <w:ins w:id="77" w:author="Gross, Jacob J" w:date="2023-01-25T12:00:00Z"/>
        </w:rPr>
      </w:pPr>
      <w:r w:rsidRPr="00622862">
        <w:rPr>
          <w:lang w:val="haw-US"/>
        </w:rPr>
        <w:t xml:space="preserve">When </w:t>
      </w:r>
      <w:r w:rsidR="002F7C50" w:rsidRPr="00622862">
        <w:rPr>
          <w:lang w:val="haw-US"/>
        </w:rPr>
        <w:t xml:space="preserve">all </w:t>
      </w:r>
      <w:del w:id="78" w:author="Gross, Jacob J" w:date="2023-01-25T11:53:00Z">
        <w:r w:rsidR="002F7C50" w:rsidRPr="00622862" w:rsidDel="00F246A7">
          <w:rPr>
            <w:lang w:val="haw-US"/>
          </w:rPr>
          <w:delText>backups</w:delText>
        </w:r>
        <w:r w:rsidR="00D74A73" w:rsidRPr="00622862" w:rsidDel="00F246A7">
          <w:rPr>
            <w:lang w:val="haw-US"/>
          </w:rPr>
          <w:delText xml:space="preserve"> </w:delText>
        </w:r>
      </w:del>
      <w:ins w:id="79" w:author="Gross, Jacob J" w:date="2023-01-25T11:53:00Z">
        <w:r w:rsidR="00F246A7">
          <w:t>geodatabases</w:t>
        </w:r>
        <w:r w:rsidR="00F246A7" w:rsidRPr="00622862">
          <w:rPr>
            <w:lang w:val="haw-US"/>
          </w:rPr>
          <w:t xml:space="preserve"> </w:t>
        </w:r>
      </w:ins>
      <w:r w:rsidR="00D74A73" w:rsidRPr="00622862">
        <w:rPr>
          <w:lang w:val="haw-US"/>
        </w:rPr>
        <w:t xml:space="preserve">are </w:t>
      </w:r>
      <w:ins w:id="80" w:author="Gross, Jacob J" w:date="2023-01-25T11:53:00Z">
        <w:r w:rsidR="00F246A7">
          <w:t xml:space="preserve">ready, </w:t>
        </w:r>
      </w:ins>
      <w:ins w:id="81" w:author="Gross, Jacob J" w:date="2023-01-25T11:54:00Z">
        <w:r w:rsidR="00F246A7">
          <w:t>upload the</w:t>
        </w:r>
      </w:ins>
      <w:r w:rsidR="006E707C">
        <w:t xml:space="preserve"> FTPC, EIPS and Plants backups</w:t>
      </w:r>
      <w:ins w:id="82" w:author="Gross, Jacob J" w:date="2023-01-25T11:54:00Z">
        <w:r w:rsidR="00F246A7">
          <w:t xml:space="preserve"> </w:t>
        </w:r>
      </w:ins>
      <w:ins w:id="83" w:author="Gross, Jacob J" w:date="2023-01-25T11:58:00Z">
        <w:r w:rsidR="00D310AC">
          <w:t>to the same folder on sharepoint</w:t>
        </w:r>
      </w:ins>
      <w:ins w:id="84" w:author="Gross, Jacob J" w:date="2023-01-25T11:54:00Z">
        <w:r w:rsidR="003A48FD">
          <w:t>:</w:t>
        </w:r>
      </w:ins>
    </w:p>
    <w:p w14:paraId="052C28E6" w14:textId="77777777" w:rsidR="00C04F93" w:rsidRPr="00C04F93" w:rsidRDefault="008846C4" w:rsidP="00ED588E">
      <w:pPr>
        <w:pStyle w:val="nrpsNormal"/>
        <w:numPr>
          <w:ilvl w:val="3"/>
          <w:numId w:val="16"/>
        </w:numPr>
      </w:pPr>
      <w:ins w:id="85" w:author="Gross, Jacob J" w:date="2023-01-25T12:00:00Z">
        <w:r w:rsidRPr="008846C4">
          <w:rPr>
            <w:lang w:val="haw-US"/>
          </w:rPr>
          <w:t xml:space="preserve">Vital Signs &gt; 05_focal_terr_plant_communities &gt; Spatial_info &gt; YEAR &gt; PARK &gt; GIS_Data &gt; Data &gt; AGOL_backups </w:t>
        </w:r>
      </w:ins>
    </w:p>
    <w:p w14:paraId="14226023" w14:textId="169E746D" w:rsidR="00E478B5" w:rsidRDefault="00520AB3" w:rsidP="00ED588E">
      <w:pPr>
        <w:pStyle w:val="nrpsNormal"/>
        <w:numPr>
          <w:ilvl w:val="3"/>
          <w:numId w:val="16"/>
        </w:numPr>
      </w:pPr>
      <w:r>
        <w:t>One upload is complete</w:t>
      </w:r>
      <w:r w:rsidR="0018305D">
        <w:t xml:space="preserve">, the local copy can be deleted from your computer. </w:t>
      </w:r>
      <w:r w:rsidR="000456BD">
        <w:t xml:space="preserve">If this is the final </w:t>
      </w:r>
      <w:r w:rsidR="00DD4E6D">
        <w:t>copy, and you are processing photos</w:t>
      </w:r>
      <w:r w:rsidR="00334E7B">
        <w:t xml:space="preserve"> – then do not delete the local copy and proceed with </w:t>
      </w:r>
      <w:r w:rsidR="003A6D22">
        <w:t xml:space="preserve">the next section. </w:t>
      </w:r>
      <w:r w:rsidR="009C483B">
        <w:br/>
      </w:r>
    </w:p>
    <w:p w14:paraId="6F483447" w14:textId="6B5D92FB" w:rsidR="00370BFC" w:rsidRDefault="00370BFC" w:rsidP="00047B32">
      <w:pPr>
        <w:pStyle w:val="nrpsHeading2SOP"/>
      </w:pPr>
      <w:r>
        <w:t>Process</w:t>
      </w:r>
      <w:r w:rsidR="00353DC2">
        <w:t>ing</w:t>
      </w:r>
      <w:r>
        <w:t xml:space="preserve"> </w:t>
      </w:r>
      <w:r w:rsidR="00CD0916">
        <w:t xml:space="preserve">ArcGIS </w:t>
      </w:r>
      <w:r w:rsidR="006A3E58">
        <w:t>Field Maps</w:t>
      </w:r>
      <w:r w:rsidR="005F2D53">
        <w:t xml:space="preserve"> </w:t>
      </w:r>
      <w:r>
        <w:t>Images</w:t>
      </w:r>
    </w:p>
    <w:p w14:paraId="198C6676" w14:textId="4D5F261C" w:rsidR="005F2D53" w:rsidRDefault="005F2D53" w:rsidP="00370BFC">
      <w:pPr>
        <w:pStyle w:val="nrpsNormal"/>
      </w:pPr>
      <w:r>
        <w:t xml:space="preserve">Use the following steps to process </w:t>
      </w:r>
      <w:r w:rsidR="00CD0916">
        <w:t xml:space="preserve">ArcGIS </w:t>
      </w:r>
      <w:r w:rsidR="006A3E58">
        <w:t>Field Maps</w:t>
      </w:r>
      <w:r w:rsidR="00CD0916">
        <w:t>®</w:t>
      </w:r>
      <w:r>
        <w:t xml:space="preserve"> images, add watermarks to photos, organize the photo</w:t>
      </w:r>
      <w:r w:rsidR="003F144E">
        <w:t>s</w:t>
      </w:r>
      <w:r>
        <w:t xml:space="preserve"> with the correct folder structure, and name the photos.</w:t>
      </w:r>
      <w:r w:rsidR="007429FD">
        <w:t xml:space="preserve"> It is easiest to perform this step when all photos for a sampling frame are complete. </w:t>
      </w:r>
      <w:r w:rsidR="00A162F0">
        <w:t xml:space="preserve">Photos can be processed before this time, however, the </w:t>
      </w:r>
      <w:r w:rsidR="00BA743B">
        <w:t>person performing the processing will then need to track which plots/transects have been completed and which still need processed.</w:t>
      </w:r>
    </w:p>
    <w:p w14:paraId="5CF9DFBB" w14:textId="49FF4ED0" w:rsidR="00C74C74" w:rsidRDefault="00C74C74" w:rsidP="00C74C74">
      <w:pPr>
        <w:pStyle w:val="nrpsNormal"/>
        <w:numPr>
          <w:ilvl w:val="0"/>
          <w:numId w:val="29"/>
        </w:numPr>
      </w:pPr>
      <w:r>
        <w:t>Perform a final QA/QC check of the photo data in ArcGIS Pro</w:t>
      </w:r>
      <w:r w:rsidR="009A23AA">
        <w:t xml:space="preserve"> or AGOL</w:t>
      </w:r>
      <w:r>
        <w:t>.</w:t>
      </w:r>
      <w:r w:rsidR="00940255">
        <w:t xml:space="preserve"> If using ArcGIS Pro, l</w:t>
      </w:r>
      <w:r>
        <w:t xml:space="preserve">oad all current points into ArcGIS Pro using steps 1-4 in the “Downloading” Section or by opening a previously saved project that is connected to the Plant, EIPS, and FTPC AGOL photo layers. </w:t>
      </w:r>
    </w:p>
    <w:p w14:paraId="7908EF0F" w14:textId="77777777" w:rsidR="00C74C74" w:rsidRDefault="00C74C74" w:rsidP="00C74C74">
      <w:pPr>
        <w:pStyle w:val="nrpsNormal"/>
        <w:numPr>
          <w:ilvl w:val="1"/>
          <w:numId w:val="29"/>
        </w:numPr>
      </w:pPr>
      <w:r>
        <w:t xml:space="preserve">Check the attribute table for each point to ensure all fields are filled. For Plants layer, check that a final ID has been entered if the original ID was uncertain. </w:t>
      </w:r>
    </w:p>
    <w:p w14:paraId="66C80264" w14:textId="7A52DA84" w:rsidR="00C74C74" w:rsidRDefault="00C74C74" w:rsidP="00C74C74">
      <w:pPr>
        <w:pStyle w:val="nrpsNormal"/>
        <w:numPr>
          <w:ilvl w:val="1"/>
          <w:numId w:val="29"/>
        </w:numPr>
      </w:pPr>
      <w:r>
        <w:t>Check that all points are accounted for in FTPC/EIPS layer (e.g. no plots/transects missing, no photo points missing within a plot or transect).</w:t>
      </w:r>
      <w:ins w:id="86" w:author="Jacob J. Gross" w:date="2022-05-09T10:25:00Z">
        <w:r>
          <w:t xml:space="preserve"> </w:t>
        </w:r>
      </w:ins>
    </w:p>
    <w:p w14:paraId="22109E8E" w14:textId="77777777" w:rsidR="00C74C74" w:rsidRDefault="00C74C74" w:rsidP="00C74C74">
      <w:pPr>
        <w:pStyle w:val="nrpsNormal"/>
        <w:numPr>
          <w:ilvl w:val="1"/>
          <w:numId w:val="29"/>
        </w:numPr>
      </w:pPr>
      <w:r>
        <w:t>Check spatial location of points to make sure they are reasonable accurate (e.g. no points with obviously inaccurate coordinates.)</w:t>
      </w:r>
    </w:p>
    <w:p w14:paraId="42D9F2F5" w14:textId="48B9C8FD" w:rsidR="00B0653A" w:rsidRDefault="00031239" w:rsidP="00DE21FD">
      <w:pPr>
        <w:pStyle w:val="nrpsNormal"/>
        <w:numPr>
          <w:ilvl w:val="0"/>
          <w:numId w:val="29"/>
        </w:numPr>
        <w:rPr>
          <w:u w:val="single"/>
        </w:rPr>
      </w:pPr>
      <w:r w:rsidRPr="002471B0">
        <w:rPr>
          <w:u w:val="single"/>
        </w:rPr>
        <w:t xml:space="preserve">Save </w:t>
      </w:r>
      <w:r w:rsidR="006105AF">
        <w:rPr>
          <w:u w:val="single"/>
        </w:rPr>
        <w:t xml:space="preserve">the </w:t>
      </w:r>
      <w:r w:rsidR="00DF153C">
        <w:rPr>
          <w:u w:val="single"/>
        </w:rPr>
        <w:t>most recent</w:t>
      </w:r>
      <w:r w:rsidR="00DE21FD">
        <w:rPr>
          <w:u w:val="single"/>
        </w:rPr>
        <w:t xml:space="preserve"> geodatabase (.gdb)</w:t>
      </w:r>
      <w:r w:rsidR="006105AF">
        <w:rPr>
          <w:u w:val="single"/>
        </w:rPr>
        <w:t xml:space="preserve"> </w:t>
      </w:r>
      <w:r w:rsidR="00642527">
        <w:rPr>
          <w:u w:val="single"/>
        </w:rPr>
        <w:t xml:space="preserve">backup </w:t>
      </w:r>
      <w:r w:rsidR="00516EF7">
        <w:rPr>
          <w:u w:val="single"/>
        </w:rPr>
        <w:t xml:space="preserve">(see section above) </w:t>
      </w:r>
      <w:r w:rsidR="00262033">
        <w:rPr>
          <w:u w:val="single"/>
        </w:rPr>
        <w:t>to the photos</w:t>
      </w:r>
      <w:r w:rsidR="001F048E">
        <w:rPr>
          <w:u w:val="single"/>
        </w:rPr>
        <w:t xml:space="preserve"> originals folder</w:t>
      </w:r>
      <w:r w:rsidR="009F75A4">
        <w:rPr>
          <w:u w:val="single"/>
        </w:rPr>
        <w:t xml:space="preserve"> within the appropriate vital signs folde</w:t>
      </w:r>
      <w:r w:rsidR="003D3FD6">
        <w:rPr>
          <w:u w:val="single"/>
        </w:rPr>
        <w:t xml:space="preserve">r. If </w:t>
      </w:r>
      <w:r w:rsidR="00CC2678">
        <w:rPr>
          <w:u w:val="single"/>
        </w:rPr>
        <w:t>new photos/points have been added since the last backup, then create a new backup using the steps outlined in the section above.</w:t>
      </w:r>
    </w:p>
    <w:p w14:paraId="58B329F9" w14:textId="13206E7A" w:rsidR="00D10ABF" w:rsidRDefault="00D10ABF" w:rsidP="00DE21FD">
      <w:pPr>
        <w:pStyle w:val="nrpsNormal"/>
        <w:numPr>
          <w:ilvl w:val="0"/>
          <w:numId w:val="29"/>
        </w:numPr>
        <w:rPr>
          <w:u w:val="single"/>
        </w:rPr>
      </w:pPr>
      <w:r>
        <w:rPr>
          <w:u w:val="single"/>
        </w:rPr>
        <w:t xml:space="preserve">Copy the </w:t>
      </w:r>
      <w:r w:rsidR="00AF1081">
        <w:rPr>
          <w:u w:val="single"/>
        </w:rPr>
        <w:t>most recent geodatabase to the following</w:t>
      </w:r>
      <w:r w:rsidR="00B43F15">
        <w:rPr>
          <w:u w:val="single"/>
        </w:rPr>
        <w:t xml:space="preserve"> sharepoint</w:t>
      </w:r>
      <w:r w:rsidR="00AF1081">
        <w:rPr>
          <w:u w:val="single"/>
        </w:rPr>
        <w:t xml:space="preserve"> folde</w:t>
      </w:r>
      <w:r w:rsidR="00DE0EB2">
        <w:rPr>
          <w:u w:val="single"/>
        </w:rPr>
        <w:t>r(s):</w:t>
      </w:r>
    </w:p>
    <w:p w14:paraId="574C933F" w14:textId="1897C68C" w:rsidR="000140EA" w:rsidRPr="000140EA" w:rsidRDefault="000140EA" w:rsidP="000140EA">
      <w:pPr>
        <w:pStyle w:val="nrpsNormal"/>
        <w:numPr>
          <w:ilvl w:val="1"/>
          <w:numId w:val="29"/>
        </w:numPr>
        <w:rPr>
          <w:u w:val="single"/>
        </w:rPr>
      </w:pPr>
      <w:r>
        <w:rPr>
          <w:u w:val="single"/>
        </w:rPr>
        <w:t xml:space="preserve">Note that “Plants” gets saved to FTPC vital signs even though the plant photos layer contains both EIPS and FTPC plants. </w:t>
      </w:r>
    </w:p>
    <w:p w14:paraId="2EE8E1DD" w14:textId="4BE29E8B" w:rsidR="00797C56" w:rsidRPr="00C04F93" w:rsidRDefault="003E022D" w:rsidP="000140EA">
      <w:pPr>
        <w:pStyle w:val="nrpsNormal"/>
        <w:numPr>
          <w:ilvl w:val="2"/>
          <w:numId w:val="29"/>
        </w:numPr>
      </w:pPr>
      <w:r>
        <w:t xml:space="preserve">FTPC = </w:t>
      </w:r>
      <w:ins w:id="87" w:author="Gross, Jacob J" w:date="2023-01-25T12:00:00Z">
        <w:r w:rsidR="00797C56" w:rsidRPr="008846C4">
          <w:rPr>
            <w:lang w:val="haw-US"/>
          </w:rPr>
          <w:t xml:space="preserve">Vital Signs &gt; 05_focal_terr_plant_communities &gt; </w:t>
        </w:r>
      </w:ins>
      <w:r w:rsidR="00797C56">
        <w:t>Images</w:t>
      </w:r>
      <w:ins w:id="88" w:author="Gross, Jacob J" w:date="2023-01-25T12:00:00Z">
        <w:r w:rsidR="00797C56" w:rsidRPr="008846C4">
          <w:rPr>
            <w:lang w:val="haw-US"/>
          </w:rPr>
          <w:t xml:space="preserve"> &gt; YEAR &gt; PARK &gt; </w:t>
        </w:r>
      </w:ins>
      <w:r w:rsidR="004C63BF">
        <w:t>Originals</w:t>
      </w:r>
      <w:ins w:id="89" w:author="Gross, Jacob J" w:date="2023-01-25T12:00:00Z">
        <w:r w:rsidR="00797C56" w:rsidRPr="008846C4">
          <w:rPr>
            <w:lang w:val="haw-US"/>
          </w:rPr>
          <w:t xml:space="preserve"> </w:t>
        </w:r>
      </w:ins>
    </w:p>
    <w:p w14:paraId="07783374" w14:textId="7C7FD6B6" w:rsidR="003E022D" w:rsidRPr="00C04F93" w:rsidRDefault="003E022D" w:rsidP="000140EA">
      <w:pPr>
        <w:pStyle w:val="nrpsNormal"/>
        <w:numPr>
          <w:ilvl w:val="2"/>
          <w:numId w:val="29"/>
        </w:numPr>
      </w:pPr>
      <w:r>
        <w:t xml:space="preserve">Plants = </w:t>
      </w:r>
      <w:ins w:id="90" w:author="Gross, Jacob J" w:date="2023-01-25T12:00:00Z">
        <w:r w:rsidRPr="008846C4">
          <w:rPr>
            <w:lang w:val="haw-US"/>
          </w:rPr>
          <w:t xml:space="preserve">Vital Signs &gt; 05_focal_terr_plant_communities &gt; </w:t>
        </w:r>
      </w:ins>
      <w:r>
        <w:t>Images</w:t>
      </w:r>
      <w:ins w:id="91" w:author="Gross, Jacob J" w:date="2023-01-25T12:00:00Z">
        <w:r w:rsidRPr="008846C4">
          <w:rPr>
            <w:lang w:val="haw-US"/>
          </w:rPr>
          <w:t xml:space="preserve"> &gt; YEAR &gt; PARK &gt; </w:t>
        </w:r>
      </w:ins>
      <w:r>
        <w:t>Originals</w:t>
      </w:r>
      <w:ins w:id="92" w:author="Gross, Jacob J" w:date="2023-01-25T12:00:00Z">
        <w:r w:rsidRPr="008846C4">
          <w:rPr>
            <w:lang w:val="haw-US"/>
          </w:rPr>
          <w:t xml:space="preserve"> </w:t>
        </w:r>
      </w:ins>
    </w:p>
    <w:p w14:paraId="60CC0C75" w14:textId="7BDD2C01" w:rsidR="00797C56" w:rsidRPr="00C60271" w:rsidRDefault="003E022D" w:rsidP="000140EA">
      <w:pPr>
        <w:pStyle w:val="nrpsNormal"/>
        <w:numPr>
          <w:ilvl w:val="2"/>
          <w:numId w:val="29"/>
        </w:numPr>
        <w:rPr>
          <w:u w:val="single"/>
        </w:rPr>
      </w:pPr>
      <w:r>
        <w:rPr>
          <w:u w:val="single"/>
        </w:rPr>
        <w:t xml:space="preserve">EIPS = </w:t>
      </w:r>
      <w:ins w:id="93" w:author="Gross, Jacob J" w:date="2023-01-25T12:00:00Z">
        <w:r w:rsidR="008F01D1" w:rsidRPr="008846C4">
          <w:rPr>
            <w:lang w:val="haw-US"/>
          </w:rPr>
          <w:t xml:space="preserve">Vital Signs &gt; </w:t>
        </w:r>
      </w:ins>
      <w:r w:rsidR="008F01D1">
        <w:t xml:space="preserve">12_established_invasive_plant_species </w:t>
      </w:r>
      <w:ins w:id="94" w:author="Gross, Jacob J" w:date="2023-01-25T12:00:00Z">
        <w:r w:rsidR="008F01D1" w:rsidRPr="008846C4">
          <w:rPr>
            <w:lang w:val="haw-US"/>
          </w:rPr>
          <w:t xml:space="preserve">&gt; </w:t>
        </w:r>
      </w:ins>
      <w:r w:rsidR="008F01D1">
        <w:t>Images</w:t>
      </w:r>
      <w:ins w:id="95" w:author="Gross, Jacob J" w:date="2023-01-25T12:00:00Z">
        <w:r w:rsidR="008F01D1" w:rsidRPr="008846C4">
          <w:rPr>
            <w:lang w:val="haw-US"/>
          </w:rPr>
          <w:t xml:space="preserve"> &gt; YEAR &gt; PARK &gt; </w:t>
        </w:r>
      </w:ins>
      <w:r w:rsidR="008F01D1">
        <w:t>Originals</w:t>
      </w:r>
    </w:p>
    <w:p w14:paraId="0FA7CACF" w14:textId="7EF75E2F" w:rsidR="00C60271" w:rsidRDefault="00C60271" w:rsidP="00C60271">
      <w:pPr>
        <w:pStyle w:val="nrpsNormal"/>
        <w:numPr>
          <w:ilvl w:val="0"/>
          <w:numId w:val="29"/>
        </w:numPr>
        <w:rPr>
          <w:u w:val="single"/>
        </w:rPr>
      </w:pPr>
      <w:r>
        <w:rPr>
          <w:u w:val="single"/>
        </w:rPr>
        <w:t xml:space="preserve">Download the same geodatabase to your local computer (if not </w:t>
      </w:r>
      <w:r w:rsidR="00970357">
        <w:rPr>
          <w:u w:val="single"/>
        </w:rPr>
        <w:t>already available).</w:t>
      </w:r>
    </w:p>
    <w:p w14:paraId="10B9B127" w14:textId="77777777" w:rsidR="00D27B17" w:rsidRDefault="00D27B17" w:rsidP="00D27B17">
      <w:pPr>
        <w:pStyle w:val="nrpsNormal"/>
      </w:pPr>
    </w:p>
    <w:p w14:paraId="7BA95057" w14:textId="1D3337E6" w:rsidR="00D27B17" w:rsidRDefault="00031239" w:rsidP="00D27B17">
      <w:pPr>
        <w:pStyle w:val="nrpsNormal"/>
        <w:rPr>
          <w:u w:val="single"/>
        </w:rPr>
      </w:pPr>
      <w:r w:rsidRPr="002471B0">
        <w:rPr>
          <w:u w:val="single"/>
        </w:rPr>
        <w:t>Pr</w:t>
      </w:r>
      <w:r w:rsidR="002471B0" w:rsidRPr="002471B0">
        <w:rPr>
          <w:u w:val="single"/>
        </w:rPr>
        <w:t>ocess photos in R</w:t>
      </w:r>
    </w:p>
    <w:p w14:paraId="69A4ED6A" w14:textId="0A154DF9" w:rsidR="00BE2914" w:rsidRDefault="00BE2914" w:rsidP="00D27B17">
      <w:pPr>
        <w:pStyle w:val="nrpsNormal"/>
      </w:pPr>
      <w:r>
        <w:t>If not installed, install</w:t>
      </w:r>
      <w:r w:rsidR="00DE2E65">
        <w:t xml:space="preserve"> Git, R, RStudio, and create a GitHub </w:t>
      </w:r>
      <w:r w:rsidR="00CE6F3E">
        <w:t>account on GitHub using following instructions</w:t>
      </w:r>
      <w:r w:rsidR="00457889">
        <w:t>. “</w:t>
      </w:r>
      <w:r w:rsidR="00DC298B">
        <w:t>Part 1</w:t>
      </w:r>
      <w:r w:rsidR="00457889">
        <w:t xml:space="preserve">” is copied from </w:t>
      </w:r>
      <w:r w:rsidR="00DC298B">
        <w:t xml:space="preserve">this link: </w:t>
      </w:r>
      <w:hyperlink r:id="rId38" w:anchor=":~:text=In%20RStudio%20Select%20File%20%3E%20New,repository%20to%20your%20project%20folder." w:history="1">
        <w:r>
          <w:rPr>
            <w:rStyle w:val="Hyperlink"/>
          </w:rPr>
          <w:t>How to use Git with R and RStudio | Reproducible Research Workshop (uzh.ch)</w:t>
        </w:r>
      </w:hyperlink>
      <w:r w:rsidR="00706601">
        <w:t xml:space="preserve">. </w:t>
      </w:r>
    </w:p>
    <w:p w14:paraId="7DA44101" w14:textId="77777777" w:rsidR="00264920" w:rsidRPr="000C08D4" w:rsidRDefault="00264920" w:rsidP="000C08D4">
      <w:pPr>
        <w:pStyle w:val="nrpsHeading3SOP"/>
      </w:pPr>
      <w:commentRangeStart w:id="96"/>
      <w:r w:rsidRPr="000C08D4">
        <w:t>Part 1: Installation and setup</w:t>
      </w:r>
      <w:commentRangeEnd w:id="96"/>
      <w:r w:rsidR="00FA0C73" w:rsidRPr="000C08D4">
        <w:commentReference w:id="96"/>
      </w:r>
    </w:p>
    <w:p w14:paraId="215EBF4C" w14:textId="77777777" w:rsidR="00264920" w:rsidRDefault="00264920" w:rsidP="00264920">
      <w:pPr>
        <w:pStyle w:val="NormalWeb"/>
        <w:shd w:val="clear" w:color="auto" w:fill="FFFFFF"/>
        <w:spacing w:before="0" w:beforeAutospacing="0" w:after="150" w:afterAutospacing="0"/>
        <w:rPr>
          <w:rFonts w:ascii="Merriweather" w:hAnsi="Merriweather"/>
          <w:color w:val="333333"/>
        </w:rPr>
      </w:pPr>
      <w:r>
        <w:rPr>
          <w:rStyle w:val="Strong"/>
          <w:rFonts w:ascii="Merriweather" w:hAnsi="Merriweather"/>
          <w:color w:val="333333"/>
        </w:rPr>
        <w:t>1. Installation:</w:t>
      </w:r>
      <w:r>
        <w:rPr>
          <w:rFonts w:ascii="Merriweather" w:hAnsi="Merriweather"/>
          <w:color w:val="333333"/>
        </w:rPr>
        <w:t> To get started you need the following software installed on your computer: </w:t>
      </w:r>
      <w:hyperlink r:id="rId43" w:history="1">
        <w:r>
          <w:rPr>
            <w:rStyle w:val="Hyperlink"/>
            <w:rFonts w:ascii="Merriweather" w:hAnsi="Merriweather"/>
            <w:color w:val="0095EB"/>
          </w:rPr>
          <w:t>Git</w:t>
        </w:r>
      </w:hyperlink>
      <w:r>
        <w:rPr>
          <w:rFonts w:ascii="Merriweather" w:hAnsi="Merriweather"/>
          <w:color w:val="333333"/>
        </w:rPr>
        <w:t> and if you are new to R, then you also need to install </w:t>
      </w:r>
      <w:hyperlink r:id="rId44" w:history="1">
        <w:r>
          <w:rPr>
            <w:rStyle w:val="Hyperlink"/>
            <w:rFonts w:ascii="Merriweather" w:hAnsi="Merriweather"/>
            <w:color w:val="0095EB"/>
          </w:rPr>
          <w:t>R</w:t>
        </w:r>
      </w:hyperlink>
      <w:r>
        <w:rPr>
          <w:rFonts w:ascii="Merriweather" w:hAnsi="Merriweather"/>
          <w:color w:val="333333"/>
        </w:rPr>
        <w:t> and </w:t>
      </w:r>
      <w:hyperlink r:id="rId45" w:history="1">
        <w:r>
          <w:rPr>
            <w:rStyle w:val="Hyperlink"/>
            <w:rFonts w:ascii="Merriweather" w:hAnsi="Merriweather"/>
            <w:color w:val="0095EB"/>
          </w:rPr>
          <w:t>RStudio</w:t>
        </w:r>
      </w:hyperlink>
      <w:r>
        <w:rPr>
          <w:rFonts w:ascii="Merriweather" w:hAnsi="Merriweather"/>
          <w:color w:val="333333"/>
        </w:rPr>
        <w:t>. Additionally you will also need a </w:t>
      </w:r>
      <w:hyperlink r:id="rId46" w:history="1">
        <w:r>
          <w:rPr>
            <w:rStyle w:val="Hyperlink"/>
            <w:rFonts w:ascii="Merriweather" w:hAnsi="Merriweather"/>
            <w:color w:val="0095EB"/>
          </w:rPr>
          <w:t>GitHub</w:t>
        </w:r>
      </w:hyperlink>
      <w:r>
        <w:rPr>
          <w:rFonts w:ascii="Merriweather" w:hAnsi="Merriweather"/>
          <w:color w:val="333333"/>
        </w:rPr>
        <w:t> account.</w:t>
      </w:r>
    </w:p>
    <w:p w14:paraId="4ADD8ADE" w14:textId="77777777" w:rsidR="00264920" w:rsidRDefault="00264920" w:rsidP="00264920">
      <w:pPr>
        <w:numPr>
          <w:ilvl w:val="0"/>
          <w:numId w:val="24"/>
        </w:numPr>
        <w:shd w:val="clear" w:color="auto" w:fill="FFFFFF"/>
        <w:spacing w:before="100" w:beforeAutospacing="1" w:after="100" w:afterAutospacing="1"/>
        <w:rPr>
          <w:rFonts w:ascii="Merriweather" w:hAnsi="Merriweather"/>
          <w:color w:val="333333"/>
        </w:rPr>
      </w:pPr>
      <w:r>
        <w:rPr>
          <w:rStyle w:val="Strong"/>
          <w:rFonts w:ascii="Merriweather" w:hAnsi="Merriweather"/>
          <w:color w:val="333333"/>
        </w:rPr>
        <w:t>Git (</w:t>
      </w:r>
      <w:hyperlink r:id="rId47" w:history="1">
        <w:r>
          <w:rPr>
            <w:rStyle w:val="Hyperlink"/>
            <w:rFonts w:ascii="Merriweather" w:hAnsi="Merriweather"/>
            <w:b/>
            <w:bCs/>
            <w:color w:val="0095EB"/>
          </w:rPr>
          <w:t>Download Git</w:t>
        </w:r>
      </w:hyperlink>
      <w:r>
        <w:rPr>
          <w:rStyle w:val="Strong"/>
          <w:rFonts w:ascii="Merriweather" w:hAnsi="Merriweather"/>
          <w:color w:val="333333"/>
        </w:rPr>
        <w:t>):</w:t>
      </w:r>
      <w:r>
        <w:rPr>
          <w:rFonts w:ascii="Merriweather" w:hAnsi="Merriweather"/>
          <w:color w:val="333333"/>
        </w:rPr>
        <w:t> Download and install Git, making a note of where on your computer you are install it. </w:t>
      </w:r>
      <w:r>
        <w:rPr>
          <w:rStyle w:val="Emphasis"/>
          <w:rFonts w:ascii="Merriweather" w:hAnsi="Merriweather"/>
          <w:color w:val="333333"/>
        </w:rPr>
        <w:t>Optional Git clients: </w:t>
      </w:r>
      <w:hyperlink r:id="rId48" w:history="1">
        <w:r>
          <w:rPr>
            <w:rStyle w:val="Hyperlink"/>
            <w:rFonts w:ascii="Merriweather" w:hAnsi="Merriweather"/>
            <w:i/>
            <w:iCs/>
            <w:color w:val="0095EB"/>
          </w:rPr>
          <w:t>SourceTree</w:t>
        </w:r>
      </w:hyperlink>
      <w:r>
        <w:rPr>
          <w:rStyle w:val="Emphasis"/>
          <w:rFonts w:ascii="Merriweather" w:hAnsi="Merriweather"/>
          <w:color w:val="333333"/>
        </w:rPr>
        <w:t> or </w:t>
      </w:r>
      <w:hyperlink r:id="rId49" w:history="1">
        <w:r>
          <w:rPr>
            <w:rStyle w:val="Hyperlink"/>
            <w:rFonts w:ascii="Merriweather" w:hAnsi="Merriweather"/>
            <w:i/>
            <w:iCs/>
            <w:color w:val="0095EB"/>
          </w:rPr>
          <w:t>GitHub Desktop</w:t>
        </w:r>
      </w:hyperlink>
      <w:r>
        <w:rPr>
          <w:rFonts w:ascii="Merriweather" w:hAnsi="Merriweather"/>
          <w:color w:val="333333"/>
        </w:rPr>
        <w:t>.</w:t>
      </w:r>
    </w:p>
    <w:p w14:paraId="302552B2" w14:textId="77777777" w:rsidR="00264920" w:rsidRDefault="00264920" w:rsidP="00264920">
      <w:pPr>
        <w:numPr>
          <w:ilvl w:val="0"/>
          <w:numId w:val="24"/>
        </w:numPr>
        <w:shd w:val="clear" w:color="auto" w:fill="FFFFFF"/>
        <w:spacing w:before="100" w:beforeAutospacing="1" w:after="100" w:afterAutospacing="1"/>
        <w:rPr>
          <w:rFonts w:ascii="Merriweather" w:hAnsi="Merriweather"/>
          <w:color w:val="333333"/>
        </w:rPr>
      </w:pPr>
      <w:commentRangeStart w:id="97"/>
      <w:r>
        <w:rPr>
          <w:rStyle w:val="Strong"/>
          <w:rFonts w:ascii="Merriweather" w:hAnsi="Merriweather"/>
          <w:color w:val="333333"/>
        </w:rPr>
        <w:t>R (</w:t>
      </w:r>
      <w:hyperlink r:id="rId50" w:history="1">
        <w:r>
          <w:rPr>
            <w:rStyle w:val="Hyperlink"/>
            <w:rFonts w:ascii="Merriweather" w:hAnsi="Merriweather"/>
            <w:b/>
            <w:bCs/>
            <w:color w:val="0095EB"/>
          </w:rPr>
          <w:t>Download R</w:t>
        </w:r>
      </w:hyperlink>
      <w:r>
        <w:rPr>
          <w:rStyle w:val="Strong"/>
          <w:rFonts w:ascii="Merriweather" w:hAnsi="Merriweather"/>
          <w:color w:val="333333"/>
        </w:rPr>
        <w:t>):</w:t>
      </w:r>
      <w:r>
        <w:rPr>
          <w:rFonts w:ascii="Merriweather" w:hAnsi="Merriweather"/>
          <w:color w:val="333333"/>
        </w:rPr>
        <w:t> Download and Install R (if not already installed).</w:t>
      </w:r>
    </w:p>
    <w:p w14:paraId="22E24DA8" w14:textId="77777777" w:rsidR="00264920" w:rsidRDefault="00264920" w:rsidP="00264920">
      <w:pPr>
        <w:numPr>
          <w:ilvl w:val="0"/>
          <w:numId w:val="24"/>
        </w:numPr>
        <w:shd w:val="clear" w:color="auto" w:fill="FFFFFF"/>
        <w:spacing w:before="100" w:beforeAutospacing="1" w:after="100" w:afterAutospacing="1"/>
        <w:rPr>
          <w:rFonts w:ascii="Merriweather" w:hAnsi="Merriweather"/>
          <w:color w:val="333333"/>
        </w:rPr>
      </w:pPr>
      <w:r>
        <w:rPr>
          <w:rStyle w:val="Strong"/>
          <w:rFonts w:ascii="Merriweather" w:hAnsi="Merriweather"/>
          <w:color w:val="333333"/>
        </w:rPr>
        <w:t>RStudio (</w:t>
      </w:r>
      <w:hyperlink r:id="rId51" w:anchor="Desktop" w:history="1">
        <w:r>
          <w:rPr>
            <w:rStyle w:val="Hyperlink"/>
            <w:rFonts w:ascii="Merriweather" w:hAnsi="Merriweather"/>
            <w:b/>
            <w:bCs/>
            <w:color w:val="0095EB"/>
          </w:rPr>
          <w:t>Download RStudio Desktop</w:t>
        </w:r>
      </w:hyperlink>
      <w:r>
        <w:rPr>
          <w:rStyle w:val="Strong"/>
          <w:rFonts w:ascii="Merriweather" w:hAnsi="Merriweather"/>
          <w:color w:val="333333"/>
        </w:rPr>
        <w:t>):</w:t>
      </w:r>
      <w:r>
        <w:rPr>
          <w:rFonts w:ascii="Merriweather" w:hAnsi="Merriweather"/>
          <w:color w:val="333333"/>
        </w:rPr>
        <w:t> Download and Install RStudio (if not already installed)</w:t>
      </w:r>
      <w:commentRangeEnd w:id="97"/>
      <w:r w:rsidR="006555B0">
        <w:rPr>
          <w:rStyle w:val="CommentReference"/>
        </w:rPr>
        <w:commentReference w:id="97"/>
      </w:r>
    </w:p>
    <w:p w14:paraId="5EC9FB73" w14:textId="41F98823" w:rsidR="00264920" w:rsidRDefault="00264920" w:rsidP="00264920">
      <w:pPr>
        <w:numPr>
          <w:ilvl w:val="0"/>
          <w:numId w:val="24"/>
        </w:numPr>
        <w:shd w:val="clear" w:color="auto" w:fill="FFFFFF"/>
        <w:spacing w:before="100" w:beforeAutospacing="1" w:after="100" w:afterAutospacing="1"/>
        <w:rPr>
          <w:rFonts w:ascii="Merriweather" w:hAnsi="Merriweather"/>
          <w:color w:val="333333"/>
        </w:rPr>
      </w:pPr>
      <w:r>
        <w:rPr>
          <w:rStyle w:val="Strong"/>
          <w:rFonts w:ascii="Merriweather" w:hAnsi="Merriweather"/>
          <w:color w:val="333333"/>
        </w:rPr>
        <w:t>GitHub account</w:t>
      </w:r>
      <w:r>
        <w:rPr>
          <w:rFonts w:ascii="Merriweather" w:hAnsi="Merriweather"/>
          <w:color w:val="333333"/>
        </w:rPr>
        <w:t>: On </w:t>
      </w:r>
      <w:hyperlink r:id="rId52" w:history="1">
        <w:r>
          <w:rPr>
            <w:rStyle w:val="Hyperlink"/>
            <w:rFonts w:ascii="Merriweather" w:hAnsi="Merriweather"/>
            <w:color w:val="0095EB"/>
          </w:rPr>
          <w:t>GitHub</w:t>
        </w:r>
      </w:hyperlink>
      <w:r>
        <w:rPr>
          <w:rFonts w:ascii="Merriweather" w:hAnsi="Merriweather"/>
          <w:color w:val="333333"/>
        </w:rPr>
        <w:t> create yourself a free GitHub account.</w:t>
      </w:r>
      <w:r>
        <w:rPr>
          <w:rStyle w:val="Emphasis"/>
          <w:rFonts w:ascii="Merriweather" w:hAnsi="Merriweather"/>
          <w:color w:val="333333"/>
        </w:rPr>
        <w:t> If you are new to Git follow the 15 min </w:t>
      </w:r>
      <w:hyperlink r:id="rId53" w:history="1">
        <w:r>
          <w:rPr>
            <w:rStyle w:val="Hyperlink"/>
            <w:rFonts w:ascii="Merriweather" w:hAnsi="Merriweather"/>
            <w:i/>
            <w:iCs/>
            <w:color w:val="0095EB"/>
          </w:rPr>
          <w:t>TryGit Tutorial</w:t>
        </w:r>
      </w:hyperlink>
      <w:r>
        <w:rPr>
          <w:rStyle w:val="Emphasis"/>
          <w:rFonts w:ascii="Merriweather" w:hAnsi="Merriweather"/>
          <w:color w:val="333333"/>
        </w:rPr>
        <w:t> to get a quick introduction to Git.</w:t>
      </w:r>
    </w:p>
    <w:p w14:paraId="05C04751" w14:textId="77777777" w:rsidR="00264920" w:rsidRDefault="00264920" w:rsidP="00264920">
      <w:pPr>
        <w:pStyle w:val="NormalWeb"/>
        <w:shd w:val="clear" w:color="auto" w:fill="FFFFFF"/>
        <w:spacing w:before="0" w:beforeAutospacing="0" w:after="150" w:afterAutospacing="0"/>
        <w:rPr>
          <w:rFonts w:ascii="Merriweather" w:hAnsi="Merriweather"/>
          <w:color w:val="333333"/>
        </w:rPr>
      </w:pPr>
      <w:r>
        <w:rPr>
          <w:rStyle w:val="Strong"/>
          <w:rFonts w:ascii="Merriweather" w:hAnsi="Merriweather"/>
          <w:color w:val="333333"/>
        </w:rPr>
        <w:t>2. Setup Git in RStudio:</w:t>
      </w:r>
      <w:r>
        <w:rPr>
          <w:rFonts w:ascii="Merriweather" w:hAnsi="Merriweather"/>
          <w:color w:val="333333"/>
        </w:rPr>
        <w:t> Tell RStudio where to find the Git installation.</w:t>
      </w:r>
    </w:p>
    <w:p w14:paraId="3C7CAE6A" w14:textId="77777777" w:rsidR="00264920" w:rsidRDefault="00264920" w:rsidP="00264920">
      <w:pPr>
        <w:numPr>
          <w:ilvl w:val="0"/>
          <w:numId w:val="25"/>
        </w:numPr>
        <w:shd w:val="clear" w:color="auto" w:fill="FFFFFF"/>
        <w:spacing w:before="100" w:beforeAutospacing="1" w:after="100" w:afterAutospacing="1"/>
        <w:rPr>
          <w:rFonts w:ascii="Merriweather" w:hAnsi="Merriweather"/>
          <w:color w:val="333333"/>
        </w:rPr>
      </w:pPr>
      <w:r>
        <w:rPr>
          <w:rFonts w:ascii="Merriweather" w:hAnsi="Merriweather"/>
          <w:color w:val="333333"/>
        </w:rPr>
        <w:t>Open RStudio and go to </w:t>
      </w:r>
      <w:r>
        <w:rPr>
          <w:rStyle w:val="Emphasis"/>
          <w:rFonts w:ascii="Merriweather" w:hAnsi="Merriweather"/>
          <w:color w:val="333333"/>
        </w:rPr>
        <w:t>Tools &gt; Global Options…</w:t>
      </w:r>
      <w:r>
        <w:rPr>
          <w:rFonts w:ascii="Merriweather" w:hAnsi="Merriweather"/>
          <w:color w:val="333333"/>
        </w:rPr>
        <w:t> click on </w:t>
      </w:r>
      <w:r>
        <w:rPr>
          <w:rStyle w:val="Emphasis"/>
          <w:rFonts w:ascii="Merriweather" w:hAnsi="Merriweather"/>
          <w:color w:val="333333"/>
        </w:rPr>
        <w:t>Git/SVN</w:t>
      </w:r>
    </w:p>
    <w:p w14:paraId="163BF6FF" w14:textId="77777777" w:rsidR="00264920" w:rsidRDefault="00264920" w:rsidP="00264920">
      <w:pPr>
        <w:numPr>
          <w:ilvl w:val="0"/>
          <w:numId w:val="25"/>
        </w:numPr>
        <w:shd w:val="clear" w:color="auto" w:fill="FFFFFF"/>
        <w:spacing w:before="100" w:beforeAutospacing="1" w:after="100" w:afterAutospacing="1"/>
        <w:rPr>
          <w:rFonts w:ascii="Merriweather" w:hAnsi="Merriweather"/>
          <w:color w:val="333333"/>
        </w:rPr>
      </w:pPr>
      <w:r>
        <w:rPr>
          <w:rStyle w:val="Strong"/>
          <w:rFonts w:ascii="Merriweather" w:hAnsi="Merriweather"/>
          <w:color w:val="333333"/>
        </w:rPr>
        <w:t>Check</w:t>
      </w:r>
      <w:r>
        <w:rPr>
          <w:rFonts w:ascii="Merriweather" w:hAnsi="Merriweather"/>
          <w:color w:val="333333"/>
        </w:rPr>
        <w:t> </w:t>
      </w:r>
      <w:r>
        <w:rPr>
          <w:rStyle w:val="Emphasis"/>
          <w:rFonts w:ascii="Merriweather" w:hAnsi="Merriweather"/>
          <w:color w:val="333333"/>
        </w:rPr>
        <w:t>Enable version control interface for RStudio projects</w:t>
      </w:r>
    </w:p>
    <w:p w14:paraId="157F49FD" w14:textId="77777777" w:rsidR="00264920" w:rsidRDefault="00264920" w:rsidP="00264920">
      <w:pPr>
        <w:numPr>
          <w:ilvl w:val="0"/>
          <w:numId w:val="25"/>
        </w:numPr>
        <w:shd w:val="clear" w:color="auto" w:fill="FFFFFF"/>
        <w:spacing w:before="100" w:beforeAutospacing="1" w:after="100" w:afterAutospacing="1"/>
        <w:rPr>
          <w:rFonts w:ascii="Merriweather" w:hAnsi="Merriweather"/>
          <w:color w:val="333333"/>
        </w:rPr>
      </w:pPr>
      <w:r>
        <w:rPr>
          <w:rStyle w:val="Strong"/>
          <w:rFonts w:ascii="Merriweather" w:hAnsi="Merriweather"/>
          <w:color w:val="333333"/>
        </w:rPr>
        <w:t>Set the path to the Git executable</w:t>
      </w:r>
      <w:r>
        <w:rPr>
          <w:rFonts w:ascii="Merriweather" w:hAnsi="Merriweather"/>
          <w:color w:val="333333"/>
        </w:rPr>
        <w:t> that you just installed. Open a shell, if you don’t know where Git is installed.</w:t>
      </w:r>
      <w:r>
        <w:rPr>
          <w:rFonts w:ascii="Merriweather" w:hAnsi="Merriweather"/>
          <w:color w:val="333333"/>
        </w:rPr>
        <w:br/>
        <w:t>Windows: type </w:t>
      </w:r>
      <w:r>
        <w:rPr>
          <w:rStyle w:val="HTMLCode"/>
          <w:color w:val="C7254E"/>
          <w:sz w:val="22"/>
          <w:szCs w:val="22"/>
          <w:shd w:val="clear" w:color="auto" w:fill="F9F2F4"/>
        </w:rPr>
        <w:t>where git</w:t>
      </w:r>
      <w:r>
        <w:rPr>
          <w:rFonts w:ascii="Merriweather" w:hAnsi="Merriweather"/>
          <w:color w:val="333333"/>
        </w:rPr>
        <w:t> and hit enter. The path should be something like: </w:t>
      </w:r>
      <w:r>
        <w:rPr>
          <w:rStyle w:val="HTMLCode"/>
          <w:color w:val="C7254E"/>
          <w:sz w:val="22"/>
          <w:szCs w:val="22"/>
          <w:shd w:val="clear" w:color="auto" w:fill="F9F2F4"/>
        </w:rPr>
        <w:t>C:/Program Files (x86)/Git/bin/git.exe</w:t>
      </w:r>
      <w:r>
        <w:rPr>
          <w:rFonts w:ascii="Merriweather" w:hAnsi="Merriweather"/>
          <w:color w:val="333333"/>
        </w:rPr>
        <w:br/>
        <w:t>Linux/OS X: type </w:t>
      </w:r>
      <w:r>
        <w:rPr>
          <w:rStyle w:val="HTMLCode"/>
          <w:color w:val="C7254E"/>
          <w:sz w:val="22"/>
          <w:szCs w:val="22"/>
          <w:shd w:val="clear" w:color="auto" w:fill="F9F2F4"/>
        </w:rPr>
        <w:t>which git</w:t>
      </w:r>
      <w:r>
        <w:rPr>
          <w:rFonts w:ascii="Merriweather" w:hAnsi="Merriweather"/>
          <w:color w:val="333333"/>
        </w:rPr>
        <w:t> and hit enter. The path should be something like: </w:t>
      </w:r>
      <w:r>
        <w:rPr>
          <w:rStyle w:val="HTMLCode"/>
          <w:color w:val="C7254E"/>
          <w:sz w:val="22"/>
          <w:szCs w:val="22"/>
          <w:shd w:val="clear" w:color="auto" w:fill="F9F2F4"/>
        </w:rPr>
        <w:t>/usr/bin/git</w:t>
      </w:r>
    </w:p>
    <w:p w14:paraId="4F462EF9" w14:textId="77777777" w:rsidR="00264920" w:rsidRDefault="00264920" w:rsidP="00264920">
      <w:pPr>
        <w:numPr>
          <w:ilvl w:val="0"/>
          <w:numId w:val="25"/>
        </w:numPr>
        <w:shd w:val="clear" w:color="auto" w:fill="FFFFFF"/>
        <w:spacing w:before="100" w:beforeAutospacing="1" w:after="100" w:afterAutospacing="1"/>
        <w:rPr>
          <w:rFonts w:ascii="Merriweather" w:hAnsi="Merriweather"/>
          <w:color w:val="333333"/>
        </w:rPr>
      </w:pPr>
      <w:r>
        <w:rPr>
          <w:rStyle w:val="Strong"/>
          <w:rFonts w:ascii="Merriweather" w:hAnsi="Merriweather"/>
          <w:color w:val="333333"/>
        </w:rPr>
        <w:t>Restart RStudio</w:t>
      </w:r>
      <w:r>
        <w:rPr>
          <w:rFonts w:ascii="Merriweather" w:hAnsi="Merriweather"/>
          <w:color w:val="333333"/>
        </w:rPr>
        <w:t>, if it worked out you will find the Git icon on the top toolbar, as shown below.</w:t>
      </w:r>
    </w:p>
    <w:p w14:paraId="5284EBE9" w14:textId="3F0F48F7" w:rsidR="00264920" w:rsidRDefault="00264920" w:rsidP="00264920">
      <w:pPr>
        <w:pStyle w:val="NormalWeb"/>
        <w:shd w:val="clear" w:color="auto" w:fill="FFFFFF"/>
        <w:spacing w:before="0" w:beforeAutospacing="0" w:after="150" w:afterAutospacing="0"/>
        <w:rPr>
          <w:rFonts w:ascii="Merriweather" w:hAnsi="Merriweather"/>
          <w:color w:val="333333"/>
        </w:rPr>
      </w:pPr>
      <w:r>
        <w:rPr>
          <w:rFonts w:ascii="Merriweather" w:hAnsi="Merriweather"/>
          <w:noProof/>
          <w:color w:val="333333"/>
        </w:rPr>
        <w:drawing>
          <wp:inline distT="0" distB="0" distL="0" distR="0" wp14:anchorId="5ACBA355" wp14:editId="5356ABF2">
            <wp:extent cx="5629275" cy="6067425"/>
            <wp:effectExtent l="0" t="0" r="9525" b="9525"/>
            <wp:docPr id="59" name="Picture 59" descr="**Figure 1:** RStudio: Global Options for Git/S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Studio: Global Options for Git/SV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29275" cy="6067425"/>
                    </a:xfrm>
                    <a:prstGeom prst="rect">
                      <a:avLst/>
                    </a:prstGeom>
                    <a:noFill/>
                    <a:ln>
                      <a:noFill/>
                    </a:ln>
                  </pic:spPr>
                </pic:pic>
              </a:graphicData>
            </a:graphic>
          </wp:inline>
        </w:drawing>
      </w:r>
    </w:p>
    <w:p w14:paraId="505B213C" w14:textId="77777777" w:rsidR="00264920" w:rsidRDefault="00264920" w:rsidP="00264920">
      <w:pPr>
        <w:pStyle w:val="NormalWeb"/>
        <w:shd w:val="clear" w:color="auto" w:fill="FFFFFF"/>
        <w:spacing w:before="0" w:beforeAutospacing="0" w:after="150" w:afterAutospacing="0"/>
        <w:rPr>
          <w:rFonts w:ascii="Merriweather" w:hAnsi="Merriweather"/>
          <w:color w:val="333333"/>
        </w:rPr>
      </w:pPr>
      <w:r>
        <w:rPr>
          <w:rStyle w:val="Strong"/>
          <w:rFonts w:ascii="Merriweather" w:hAnsi="Merriweather"/>
          <w:color w:val="333333"/>
        </w:rPr>
        <w:t>3. Setup Git</w:t>
      </w:r>
      <w:r>
        <w:rPr>
          <w:rFonts w:ascii="Merriweather" w:hAnsi="Merriweather"/>
          <w:color w:val="333333"/>
        </w:rPr>
        <w:t>: Configure Git and set your </w:t>
      </w:r>
      <w:r>
        <w:rPr>
          <w:rStyle w:val="Emphasis"/>
          <w:rFonts w:ascii="Merriweather" w:hAnsi="Merriweather"/>
          <w:color w:val="333333"/>
        </w:rPr>
        <w:t>user name</w:t>
      </w:r>
      <w:r>
        <w:rPr>
          <w:rFonts w:ascii="Merriweather" w:hAnsi="Merriweather"/>
          <w:color w:val="333333"/>
        </w:rPr>
        <w:t> and </w:t>
      </w:r>
      <w:r>
        <w:rPr>
          <w:rStyle w:val="Emphasis"/>
          <w:rFonts w:ascii="Merriweather" w:hAnsi="Merriweather"/>
          <w:color w:val="333333"/>
        </w:rPr>
        <w:t>email</w:t>
      </w:r>
      <w:r>
        <w:rPr>
          <w:rFonts w:ascii="Merriweather" w:hAnsi="Merriweather"/>
          <w:color w:val="333333"/>
        </w:rPr>
        <w:t> (the email address you used to register on GitHub). You can directly open the Git prompt from within RStudio. User name and email needs to be set only once. Go to </w:t>
      </w:r>
      <w:r>
        <w:rPr>
          <w:rStyle w:val="Emphasis"/>
          <w:rFonts w:ascii="Merriweather" w:hAnsi="Merriweather"/>
          <w:color w:val="333333"/>
        </w:rPr>
        <w:t>Tools &gt; Shell</w:t>
      </w:r>
      <w:r>
        <w:rPr>
          <w:rFonts w:ascii="Merriweather" w:hAnsi="Merriweather"/>
          <w:color w:val="333333"/>
        </w:rPr>
        <w:t> to open the Git Shell to tell Git your username and GitHub email.</w:t>
      </w:r>
    </w:p>
    <w:p w14:paraId="5316E199" w14:textId="77777777" w:rsidR="00264920" w:rsidRDefault="00264920" w:rsidP="00264920">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git config --global user.name 'yourGitHubUsername'</w:t>
      </w:r>
    </w:p>
    <w:p w14:paraId="2FD98C84" w14:textId="77777777" w:rsidR="00264920" w:rsidRDefault="00264920" w:rsidP="00264920">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color w:val="333333"/>
        </w:rPr>
      </w:pPr>
      <w:r>
        <w:rPr>
          <w:rStyle w:val="HTMLCode"/>
          <w:color w:val="333333"/>
        </w:rPr>
        <w:t>git config --global user.email 'name@provider.com'</w:t>
      </w:r>
    </w:p>
    <w:p w14:paraId="47F066F0" w14:textId="5C85C779" w:rsidR="00264920" w:rsidRDefault="00264920" w:rsidP="00264920">
      <w:pPr>
        <w:pStyle w:val="NormalWeb"/>
        <w:shd w:val="clear" w:color="auto" w:fill="FFFFFF"/>
        <w:spacing w:before="0" w:beforeAutospacing="0" w:after="150" w:afterAutospacing="0"/>
        <w:rPr>
          <w:rFonts w:ascii="Merriweather" w:hAnsi="Merriweather"/>
          <w:color w:val="333333"/>
        </w:rPr>
      </w:pPr>
      <w:r>
        <w:rPr>
          <w:rFonts w:ascii="Merriweather" w:hAnsi="Merriweather"/>
          <w:noProof/>
          <w:color w:val="333333"/>
        </w:rPr>
        <w:drawing>
          <wp:inline distT="0" distB="0" distL="0" distR="0" wp14:anchorId="5145CBB2" wp14:editId="5F8716E2">
            <wp:extent cx="5943600" cy="2658110"/>
            <wp:effectExtent l="0" t="0" r="0" b="8890"/>
            <wp:docPr id="58" name="Picture 58" descr="**Figure 2:** RStudio: Git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RStudio: Git Shel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58110"/>
                    </a:xfrm>
                    <a:prstGeom prst="rect">
                      <a:avLst/>
                    </a:prstGeom>
                    <a:noFill/>
                    <a:ln>
                      <a:noFill/>
                    </a:ln>
                  </pic:spPr>
                </pic:pic>
              </a:graphicData>
            </a:graphic>
          </wp:inline>
        </w:drawing>
      </w:r>
    </w:p>
    <w:p w14:paraId="47787B56" w14:textId="1F47C741" w:rsidR="00264920" w:rsidRDefault="00264920" w:rsidP="00D27B17">
      <w:pPr>
        <w:pStyle w:val="nrpsNormal"/>
        <w:rPr>
          <w:u w:val="single"/>
        </w:rPr>
      </w:pPr>
    </w:p>
    <w:p w14:paraId="1FB3B9FE" w14:textId="4CF313A6" w:rsidR="006555B0" w:rsidRDefault="006555B0" w:rsidP="00D27B17">
      <w:pPr>
        <w:pStyle w:val="nrpsNormal"/>
        <w:rPr>
          <w:u w:val="single"/>
        </w:rPr>
      </w:pPr>
    </w:p>
    <w:p w14:paraId="125D16A1" w14:textId="77777777" w:rsidR="000C08D4" w:rsidRDefault="00AC6A84" w:rsidP="003D3090">
      <w:pPr>
        <w:pStyle w:val="nrpsNormal"/>
        <w:numPr>
          <w:ilvl w:val="0"/>
          <w:numId w:val="23"/>
        </w:numPr>
      </w:pPr>
      <w:r>
        <w:t xml:space="preserve">Open </w:t>
      </w:r>
      <w:r w:rsidR="000C08D4">
        <w:t xml:space="preserve">an </w:t>
      </w:r>
      <w:r>
        <w:t>R Studio</w:t>
      </w:r>
      <w:r w:rsidR="000C08D4">
        <w:t xml:space="preserve"> Project</w:t>
      </w:r>
    </w:p>
    <w:p w14:paraId="78D272F2" w14:textId="7DBB37EA" w:rsidR="00AC6A84" w:rsidRDefault="003D3090" w:rsidP="000C08D4">
      <w:pPr>
        <w:pStyle w:val="nrpsNormal"/>
        <w:numPr>
          <w:ilvl w:val="1"/>
          <w:numId w:val="23"/>
        </w:numPr>
      </w:pPr>
      <w:r>
        <w:t xml:space="preserve"> </w:t>
      </w:r>
      <w:r w:rsidR="00CD412A">
        <w:t>Click on project &gt; New Project</w:t>
      </w:r>
    </w:p>
    <w:p w14:paraId="20504328" w14:textId="4E041898" w:rsidR="00AE79E1" w:rsidRDefault="00AE79E1" w:rsidP="0038541B">
      <w:pPr>
        <w:pStyle w:val="nrpsNormal"/>
        <w:ind w:left="720"/>
      </w:pPr>
      <w:r w:rsidRPr="00AE79E1">
        <w:rPr>
          <w:noProof/>
        </w:rPr>
        <w:drawing>
          <wp:inline distT="0" distB="0" distL="0" distR="0" wp14:anchorId="0E30650D" wp14:editId="71A1516D">
            <wp:extent cx="3038899" cy="2067213"/>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38899" cy="2067213"/>
                    </a:xfrm>
                    <a:prstGeom prst="rect">
                      <a:avLst/>
                    </a:prstGeom>
                  </pic:spPr>
                </pic:pic>
              </a:graphicData>
            </a:graphic>
          </wp:inline>
        </w:drawing>
      </w:r>
    </w:p>
    <w:p w14:paraId="1B61543E" w14:textId="413D45A5" w:rsidR="00B602EE" w:rsidRDefault="0038541B" w:rsidP="00B602EE">
      <w:pPr>
        <w:pStyle w:val="nrpsNormal"/>
        <w:numPr>
          <w:ilvl w:val="0"/>
          <w:numId w:val="23"/>
        </w:numPr>
      </w:pPr>
      <w:r>
        <w:t>Select Version Control</w:t>
      </w:r>
    </w:p>
    <w:p w14:paraId="1DFCBA0F" w14:textId="0B642162" w:rsidR="0038541B" w:rsidRDefault="0038541B" w:rsidP="00B602EE">
      <w:pPr>
        <w:pStyle w:val="nrpsNormal"/>
        <w:ind w:left="720"/>
      </w:pPr>
      <w:r w:rsidRPr="0038541B">
        <w:rPr>
          <w:noProof/>
        </w:rPr>
        <w:drawing>
          <wp:inline distT="0" distB="0" distL="0" distR="0" wp14:anchorId="3A3F193D" wp14:editId="7D0EAD8C">
            <wp:extent cx="3429000" cy="24263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44500" cy="2437279"/>
                    </a:xfrm>
                    <a:prstGeom prst="rect">
                      <a:avLst/>
                    </a:prstGeom>
                  </pic:spPr>
                </pic:pic>
              </a:graphicData>
            </a:graphic>
          </wp:inline>
        </w:drawing>
      </w:r>
    </w:p>
    <w:p w14:paraId="45E41C3E" w14:textId="6157C8EB" w:rsidR="0038541B" w:rsidRDefault="00B602EE" w:rsidP="003D3090">
      <w:pPr>
        <w:pStyle w:val="nrpsNormal"/>
        <w:numPr>
          <w:ilvl w:val="0"/>
          <w:numId w:val="23"/>
        </w:numPr>
      </w:pPr>
      <w:r>
        <w:t>Clone a project from a Git reposit</w:t>
      </w:r>
      <w:r w:rsidR="0010016E">
        <w:t>ory</w:t>
      </w:r>
    </w:p>
    <w:p w14:paraId="6C440D56" w14:textId="333A60C6" w:rsidR="00F00ED4" w:rsidRDefault="00F00ED4" w:rsidP="00F00ED4">
      <w:pPr>
        <w:pStyle w:val="nrpsNormal"/>
        <w:ind w:left="720"/>
      </w:pPr>
      <w:r w:rsidRPr="00F00ED4">
        <w:rPr>
          <w:noProof/>
        </w:rPr>
        <w:drawing>
          <wp:inline distT="0" distB="0" distL="0" distR="0" wp14:anchorId="619F59C7" wp14:editId="329085DF">
            <wp:extent cx="3448050" cy="244568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54246" cy="2450079"/>
                    </a:xfrm>
                    <a:prstGeom prst="rect">
                      <a:avLst/>
                    </a:prstGeom>
                  </pic:spPr>
                </pic:pic>
              </a:graphicData>
            </a:graphic>
          </wp:inline>
        </w:drawing>
      </w:r>
    </w:p>
    <w:p w14:paraId="55066E65" w14:textId="28E3D14F" w:rsidR="007A1E7A" w:rsidRDefault="004C4629" w:rsidP="007A414D">
      <w:pPr>
        <w:pStyle w:val="nrpsNormal"/>
        <w:numPr>
          <w:ilvl w:val="1"/>
          <w:numId w:val="23"/>
        </w:numPr>
      </w:pPr>
      <w:r>
        <w:t xml:space="preserve">Paste the following </w:t>
      </w:r>
      <w:r w:rsidR="00D70BEA">
        <w:t xml:space="preserve">link </w:t>
      </w:r>
      <w:r>
        <w:t xml:space="preserve">into Repository URL </w:t>
      </w:r>
      <w:hyperlink r:id="rId59" w:history="1">
        <w:r w:rsidR="007A414D" w:rsidRPr="00C16E55">
          <w:rPr>
            <w:rStyle w:val="Hyperlink"/>
          </w:rPr>
          <w:t>https://github.com/jakegross808/pacn-veg-package.git</w:t>
        </w:r>
      </w:hyperlink>
    </w:p>
    <w:p w14:paraId="4DE1A925" w14:textId="42ABF8A3" w:rsidR="007A414D" w:rsidRDefault="00F838B0" w:rsidP="007A414D">
      <w:pPr>
        <w:pStyle w:val="nrpsNormal"/>
        <w:numPr>
          <w:ilvl w:val="1"/>
          <w:numId w:val="23"/>
        </w:numPr>
      </w:pPr>
      <w:r>
        <w:t>Create an appropriate location for project on your computer:</w:t>
      </w:r>
    </w:p>
    <w:p w14:paraId="1269E2E5" w14:textId="559CF488" w:rsidR="00B358E4" w:rsidRDefault="00B358E4" w:rsidP="007A414D">
      <w:pPr>
        <w:pStyle w:val="nrpsNormal"/>
        <w:numPr>
          <w:ilvl w:val="1"/>
          <w:numId w:val="23"/>
        </w:numPr>
      </w:pPr>
      <w:r>
        <w:t>Create Project</w:t>
      </w:r>
    </w:p>
    <w:p w14:paraId="660B01D1" w14:textId="0AEF9FC4" w:rsidR="000C08D4" w:rsidRDefault="00B358E4" w:rsidP="000C08D4">
      <w:pPr>
        <w:pStyle w:val="nrpsNormal"/>
        <w:ind w:left="1440"/>
      </w:pPr>
      <w:r w:rsidRPr="00B358E4">
        <w:rPr>
          <w:noProof/>
        </w:rPr>
        <w:drawing>
          <wp:inline distT="0" distB="0" distL="0" distR="0" wp14:anchorId="3F5C723C" wp14:editId="79594ABC">
            <wp:extent cx="3705225" cy="2623346"/>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20621" cy="2634247"/>
                    </a:xfrm>
                    <a:prstGeom prst="rect">
                      <a:avLst/>
                    </a:prstGeom>
                  </pic:spPr>
                </pic:pic>
              </a:graphicData>
            </a:graphic>
          </wp:inline>
        </w:drawing>
      </w:r>
    </w:p>
    <w:p w14:paraId="25D0C6FF" w14:textId="534DD5D2" w:rsidR="000C08D4" w:rsidRPr="000C08D4" w:rsidRDefault="000C08D4" w:rsidP="000C08D4">
      <w:pPr>
        <w:pStyle w:val="nrpsHeading3SOP"/>
      </w:pPr>
      <w:r w:rsidRPr="000C08D4">
        <w:t>Run R function</w:t>
      </w:r>
    </w:p>
    <w:p w14:paraId="5F5115E3" w14:textId="52FD9A08" w:rsidR="007A414D" w:rsidRDefault="009D161C" w:rsidP="000C08D4">
      <w:pPr>
        <w:pStyle w:val="nrpsNormal"/>
        <w:numPr>
          <w:ilvl w:val="0"/>
          <w:numId w:val="26"/>
        </w:numPr>
      </w:pPr>
      <w:r>
        <w:t>In the R studio console run the following</w:t>
      </w:r>
      <w:r w:rsidR="00004B87">
        <w:t>:</w:t>
      </w:r>
    </w:p>
    <w:p w14:paraId="39540EE7" w14:textId="0CA9E4AA" w:rsidR="00004B87" w:rsidRDefault="002C4681" w:rsidP="009C5939">
      <w:pPr>
        <w:pStyle w:val="nrpsNormal"/>
        <w:ind w:left="720"/>
        <w:rPr>
          <w:color w:val="FFFFFF" w:themeColor="background1"/>
        </w:rPr>
      </w:pPr>
      <w:r w:rsidRPr="0027639F">
        <w:rPr>
          <w:color w:val="FFFFFF" w:themeColor="background1"/>
          <w:highlight w:val="black"/>
        </w:rPr>
        <w:t>library(pacnvegetation)</w:t>
      </w:r>
    </w:p>
    <w:p w14:paraId="0E09279C" w14:textId="3C8E0E43" w:rsidR="00B835F9" w:rsidRDefault="00B835F9" w:rsidP="000C08D4">
      <w:pPr>
        <w:pStyle w:val="nrpsNormal"/>
        <w:numPr>
          <w:ilvl w:val="1"/>
          <w:numId w:val="26"/>
        </w:numPr>
        <w:rPr>
          <w:color w:val="auto"/>
        </w:rPr>
      </w:pPr>
      <w:r>
        <w:rPr>
          <w:color w:val="auto"/>
        </w:rPr>
        <w:t>Then run the following</w:t>
      </w:r>
      <w:r w:rsidR="00D66519">
        <w:rPr>
          <w:color w:val="auto"/>
        </w:rPr>
        <w:t xml:space="preserve"> (example arguments used)</w:t>
      </w:r>
      <w:r>
        <w:rPr>
          <w:color w:val="auto"/>
        </w:rPr>
        <w:t>:</w:t>
      </w:r>
    </w:p>
    <w:p w14:paraId="3EA5AE4B" w14:textId="77777777" w:rsidR="006C5FEC" w:rsidRPr="006C5FEC" w:rsidRDefault="006C5FEC" w:rsidP="006C5FEC">
      <w:pPr>
        <w:rPr>
          <w:color w:val="FFFFFF" w:themeColor="background1"/>
          <w:sz w:val="23"/>
          <w:szCs w:val="20"/>
          <w:highlight w:val="black"/>
        </w:rPr>
      </w:pPr>
      <w:r w:rsidRPr="006C5FEC">
        <w:rPr>
          <w:color w:val="FFFFFF" w:themeColor="background1"/>
          <w:sz w:val="23"/>
          <w:szCs w:val="20"/>
          <w:highlight w:val="black"/>
        </w:rPr>
        <w:t>process_photos(AGOL_Layer = "EIPS",</w:t>
      </w:r>
    </w:p>
    <w:p w14:paraId="751C4C2F" w14:textId="77777777" w:rsidR="006C5FEC" w:rsidRPr="006C5FEC" w:rsidRDefault="006C5FEC" w:rsidP="006C5FEC">
      <w:pPr>
        <w:rPr>
          <w:color w:val="FFFFFF" w:themeColor="background1"/>
          <w:sz w:val="23"/>
          <w:szCs w:val="20"/>
          <w:highlight w:val="black"/>
        </w:rPr>
      </w:pPr>
      <w:r w:rsidRPr="006C5FEC">
        <w:rPr>
          <w:color w:val="FFFFFF" w:themeColor="background1"/>
          <w:sz w:val="23"/>
          <w:szCs w:val="20"/>
          <w:highlight w:val="black"/>
        </w:rPr>
        <w:t xml:space="preserve">               gdb_name = "EIPS_OL_ER_20220502.gdb",</w:t>
      </w:r>
    </w:p>
    <w:p w14:paraId="59A39837" w14:textId="2EBF22E0" w:rsidR="006C5FEC" w:rsidRPr="006C5FEC" w:rsidRDefault="006C5FEC" w:rsidP="006C5FEC">
      <w:pPr>
        <w:rPr>
          <w:color w:val="FFFFFF" w:themeColor="background1"/>
          <w:sz w:val="23"/>
          <w:szCs w:val="20"/>
          <w:highlight w:val="black"/>
        </w:rPr>
      </w:pPr>
      <w:r w:rsidRPr="006C5FEC">
        <w:rPr>
          <w:color w:val="FFFFFF" w:themeColor="background1"/>
          <w:sz w:val="23"/>
          <w:szCs w:val="20"/>
          <w:highlight w:val="black"/>
        </w:rPr>
        <w:t xml:space="preserve">               gdb_location = "C:/Users/JJGross/OneDrive - DOI/Documents/Photo</w:t>
      </w:r>
      <w:r w:rsidR="005528D3">
        <w:rPr>
          <w:color w:val="FFFFFF" w:themeColor="background1"/>
          <w:sz w:val="23"/>
          <w:szCs w:val="20"/>
          <w:highlight w:val="black"/>
        </w:rPr>
        <w:t>_</w:t>
      </w:r>
      <w:r w:rsidRPr="006C5FEC">
        <w:rPr>
          <w:color w:val="FFFFFF" w:themeColor="background1"/>
          <w:sz w:val="23"/>
          <w:szCs w:val="20"/>
          <w:highlight w:val="black"/>
        </w:rPr>
        <w:t>Processing/FTPC_EIPS_Photo_Processing",</w:t>
      </w:r>
    </w:p>
    <w:p w14:paraId="74135A9B" w14:textId="77777777" w:rsidR="006C5FEC" w:rsidRPr="006C5FEC" w:rsidRDefault="006C5FEC" w:rsidP="006C5FEC">
      <w:pPr>
        <w:rPr>
          <w:color w:val="FFFFFF" w:themeColor="background1"/>
          <w:sz w:val="23"/>
          <w:szCs w:val="20"/>
          <w:highlight w:val="black"/>
        </w:rPr>
      </w:pPr>
      <w:r w:rsidRPr="006C5FEC">
        <w:rPr>
          <w:color w:val="FFFFFF" w:themeColor="background1"/>
          <w:sz w:val="23"/>
          <w:szCs w:val="20"/>
          <w:highlight w:val="black"/>
        </w:rPr>
        <w:t xml:space="preserve">               gdb_layer = "EIPS_OL_ER_20220502",</w:t>
      </w:r>
    </w:p>
    <w:p w14:paraId="429A5F27" w14:textId="22D857D5" w:rsidR="00A71839" w:rsidRPr="006C5FEC" w:rsidRDefault="006C5FEC" w:rsidP="006C5FEC">
      <w:pPr>
        <w:rPr>
          <w:color w:val="FFFFFF" w:themeColor="background1"/>
          <w:sz w:val="23"/>
          <w:szCs w:val="20"/>
          <w:highlight w:val="black"/>
        </w:rPr>
      </w:pPr>
      <w:r w:rsidRPr="006C5FEC">
        <w:rPr>
          <w:color w:val="FFFFFF" w:themeColor="background1"/>
          <w:sz w:val="23"/>
          <w:szCs w:val="20"/>
          <w:highlight w:val="black"/>
        </w:rPr>
        <w:t xml:space="preserve">               return_table =</w:t>
      </w:r>
      <w:r w:rsidR="000D7F06">
        <w:rPr>
          <w:color w:val="FFFFFF" w:themeColor="background1"/>
          <w:sz w:val="23"/>
          <w:szCs w:val="20"/>
          <w:highlight w:val="black"/>
        </w:rPr>
        <w:t xml:space="preserve"> FALSE</w:t>
      </w:r>
      <w:r w:rsidRPr="006C5FEC">
        <w:rPr>
          <w:color w:val="FFFFFF" w:themeColor="background1"/>
          <w:sz w:val="23"/>
          <w:szCs w:val="20"/>
          <w:highlight w:val="black"/>
        </w:rPr>
        <w:t>)</w:t>
      </w:r>
      <w:r w:rsidR="00B835F9" w:rsidRPr="00997E84">
        <w:rPr>
          <w:color w:val="FFFFFF" w:themeColor="background1"/>
          <w:sz w:val="23"/>
          <w:szCs w:val="20"/>
          <w:highlight w:val="black"/>
        </w:rPr>
        <w:t>)</w:t>
      </w:r>
    </w:p>
    <w:p w14:paraId="28A369B7" w14:textId="77777777" w:rsidR="00A71839" w:rsidRPr="00A71839" w:rsidRDefault="00A71839" w:rsidP="00997E84">
      <w:pPr>
        <w:rPr>
          <w:sz w:val="23"/>
          <w:szCs w:val="20"/>
        </w:rPr>
      </w:pPr>
    </w:p>
    <w:p w14:paraId="565001B4" w14:textId="592D6A44" w:rsidR="00A71839" w:rsidRDefault="00A71839" w:rsidP="000C08D4">
      <w:pPr>
        <w:pStyle w:val="ListParagraph"/>
        <w:numPr>
          <w:ilvl w:val="1"/>
          <w:numId w:val="26"/>
        </w:numPr>
        <w:rPr>
          <w:sz w:val="23"/>
          <w:szCs w:val="20"/>
        </w:rPr>
      </w:pPr>
      <w:r w:rsidRPr="001B618E">
        <w:rPr>
          <w:sz w:val="23"/>
          <w:szCs w:val="20"/>
        </w:rPr>
        <w:t xml:space="preserve">Where </w:t>
      </w:r>
      <w:r w:rsidRPr="00A250A1">
        <w:rPr>
          <w:b/>
          <w:bCs/>
          <w:sz w:val="23"/>
          <w:szCs w:val="20"/>
        </w:rPr>
        <w:t>AGOL_Layer</w:t>
      </w:r>
      <w:r w:rsidRPr="001B618E">
        <w:rPr>
          <w:sz w:val="23"/>
          <w:szCs w:val="20"/>
        </w:rPr>
        <w:t xml:space="preserve"> </w:t>
      </w:r>
      <w:r w:rsidR="00F32B3F" w:rsidRPr="001B618E">
        <w:rPr>
          <w:sz w:val="23"/>
          <w:szCs w:val="20"/>
        </w:rPr>
        <w:t>can be “EIPS” , “FTPC” , or “Pl</w:t>
      </w:r>
      <w:r w:rsidR="002F0A85" w:rsidRPr="001B618E">
        <w:rPr>
          <w:sz w:val="23"/>
          <w:szCs w:val="20"/>
        </w:rPr>
        <w:t>ants”</w:t>
      </w:r>
    </w:p>
    <w:p w14:paraId="4A55149A" w14:textId="6C6248A2" w:rsidR="001B618E" w:rsidRDefault="00C763FA" w:rsidP="000C08D4">
      <w:pPr>
        <w:pStyle w:val="ListParagraph"/>
        <w:numPr>
          <w:ilvl w:val="1"/>
          <w:numId w:val="26"/>
        </w:numPr>
        <w:rPr>
          <w:sz w:val="23"/>
          <w:szCs w:val="20"/>
        </w:rPr>
      </w:pPr>
      <w:r w:rsidRPr="00A250A1">
        <w:rPr>
          <w:b/>
          <w:bCs/>
          <w:sz w:val="23"/>
          <w:szCs w:val="20"/>
        </w:rPr>
        <w:t>gbd_name</w:t>
      </w:r>
      <w:r>
        <w:rPr>
          <w:sz w:val="23"/>
          <w:szCs w:val="20"/>
        </w:rPr>
        <w:t xml:space="preserve"> is the geodatabase name saved locally </w:t>
      </w:r>
    </w:p>
    <w:p w14:paraId="5E261879" w14:textId="1A9F5F96" w:rsidR="000E49D0" w:rsidRDefault="000E49D0" w:rsidP="000C08D4">
      <w:pPr>
        <w:pStyle w:val="ListParagraph"/>
        <w:numPr>
          <w:ilvl w:val="1"/>
          <w:numId w:val="26"/>
        </w:numPr>
        <w:rPr>
          <w:sz w:val="23"/>
          <w:szCs w:val="20"/>
        </w:rPr>
      </w:pPr>
      <w:r w:rsidRPr="00A250A1">
        <w:rPr>
          <w:b/>
          <w:bCs/>
          <w:sz w:val="23"/>
          <w:szCs w:val="20"/>
        </w:rPr>
        <w:t>gdb</w:t>
      </w:r>
      <w:r w:rsidR="00A250A1">
        <w:rPr>
          <w:b/>
          <w:bCs/>
          <w:sz w:val="23"/>
          <w:szCs w:val="20"/>
        </w:rPr>
        <w:t>_</w:t>
      </w:r>
      <w:r w:rsidRPr="00A250A1">
        <w:rPr>
          <w:b/>
          <w:bCs/>
          <w:sz w:val="23"/>
          <w:szCs w:val="20"/>
        </w:rPr>
        <w:t>location</w:t>
      </w:r>
      <w:r>
        <w:rPr>
          <w:sz w:val="23"/>
          <w:szCs w:val="20"/>
        </w:rPr>
        <w:t xml:space="preserve"> </w:t>
      </w:r>
      <w:r w:rsidR="00A250A1">
        <w:rPr>
          <w:sz w:val="23"/>
          <w:szCs w:val="20"/>
        </w:rPr>
        <w:t>is</w:t>
      </w:r>
      <w:r w:rsidR="00567531">
        <w:rPr>
          <w:sz w:val="23"/>
          <w:szCs w:val="20"/>
        </w:rPr>
        <w:t xml:space="preserve"> the file path to the</w:t>
      </w:r>
      <w:r w:rsidR="00F21686">
        <w:rPr>
          <w:sz w:val="23"/>
          <w:szCs w:val="20"/>
        </w:rPr>
        <w:t xml:space="preserve"> </w:t>
      </w:r>
      <w:r w:rsidR="00A250A1">
        <w:rPr>
          <w:sz w:val="23"/>
          <w:szCs w:val="20"/>
        </w:rPr>
        <w:t>geodatabase</w:t>
      </w:r>
    </w:p>
    <w:p w14:paraId="61611E26" w14:textId="3B17FA47" w:rsidR="00A250A1" w:rsidRDefault="00A250A1" w:rsidP="000C08D4">
      <w:pPr>
        <w:pStyle w:val="ListParagraph"/>
        <w:numPr>
          <w:ilvl w:val="1"/>
          <w:numId w:val="26"/>
        </w:numPr>
        <w:rPr>
          <w:sz w:val="23"/>
          <w:szCs w:val="20"/>
        </w:rPr>
      </w:pPr>
      <w:r w:rsidRPr="00A250A1">
        <w:rPr>
          <w:b/>
          <w:bCs/>
          <w:sz w:val="23"/>
          <w:szCs w:val="20"/>
        </w:rPr>
        <w:t>gdb</w:t>
      </w:r>
      <w:r>
        <w:rPr>
          <w:b/>
          <w:bCs/>
          <w:sz w:val="23"/>
          <w:szCs w:val="20"/>
        </w:rPr>
        <w:t>_layer</w:t>
      </w:r>
      <w:r>
        <w:rPr>
          <w:sz w:val="23"/>
          <w:szCs w:val="20"/>
        </w:rPr>
        <w:t xml:space="preserve"> layer is the </w:t>
      </w:r>
      <w:r w:rsidR="00E579C1">
        <w:rPr>
          <w:sz w:val="23"/>
          <w:szCs w:val="20"/>
        </w:rPr>
        <w:t xml:space="preserve">layer file inside the geodatabase (and should be the same name as the geodatabase minus the </w:t>
      </w:r>
      <w:r w:rsidR="000D7F06">
        <w:rPr>
          <w:sz w:val="23"/>
          <w:szCs w:val="20"/>
        </w:rPr>
        <w:t>“</w:t>
      </w:r>
      <w:r w:rsidR="00E579C1">
        <w:rPr>
          <w:sz w:val="23"/>
          <w:szCs w:val="20"/>
        </w:rPr>
        <w:t>.gdb</w:t>
      </w:r>
      <w:r w:rsidR="000D7F06">
        <w:rPr>
          <w:sz w:val="23"/>
          <w:szCs w:val="20"/>
        </w:rPr>
        <w:t>”</w:t>
      </w:r>
    </w:p>
    <w:p w14:paraId="1932FE1C" w14:textId="5BC6C8E2" w:rsidR="000D7F06" w:rsidRDefault="000D7F06" w:rsidP="000C08D4">
      <w:pPr>
        <w:pStyle w:val="ListParagraph"/>
        <w:numPr>
          <w:ilvl w:val="1"/>
          <w:numId w:val="26"/>
        </w:numPr>
        <w:rPr>
          <w:sz w:val="23"/>
          <w:szCs w:val="20"/>
        </w:rPr>
      </w:pPr>
      <w:r>
        <w:rPr>
          <w:b/>
          <w:bCs/>
          <w:sz w:val="23"/>
          <w:szCs w:val="20"/>
        </w:rPr>
        <w:t>return_table</w:t>
      </w:r>
      <w:r>
        <w:rPr>
          <w:sz w:val="23"/>
          <w:szCs w:val="20"/>
        </w:rPr>
        <w:t xml:space="preserve"> if TRUE </w:t>
      </w:r>
      <w:r w:rsidR="00B90388">
        <w:rPr>
          <w:sz w:val="23"/>
          <w:szCs w:val="20"/>
        </w:rPr>
        <w:t>the table used to label the photos, files, etc. is returned ins</w:t>
      </w:r>
      <w:r w:rsidR="00A20C34">
        <w:rPr>
          <w:sz w:val="23"/>
          <w:szCs w:val="20"/>
        </w:rPr>
        <w:t>tead of processing the photos</w:t>
      </w:r>
      <w:r w:rsidR="00F66152">
        <w:rPr>
          <w:sz w:val="23"/>
          <w:szCs w:val="20"/>
        </w:rPr>
        <w:t>. This option can be used to check photo labeling, troubleshoot, etc</w:t>
      </w:r>
      <w:r w:rsidR="00A20C34">
        <w:rPr>
          <w:sz w:val="23"/>
          <w:szCs w:val="20"/>
        </w:rPr>
        <w:t>. If FALSE (default), the photos are processed.</w:t>
      </w:r>
    </w:p>
    <w:p w14:paraId="2E805BF3" w14:textId="37F57607" w:rsidR="00D163BE" w:rsidRDefault="00D163BE" w:rsidP="000C08D4">
      <w:pPr>
        <w:pStyle w:val="ListParagraph"/>
        <w:numPr>
          <w:ilvl w:val="1"/>
          <w:numId w:val="26"/>
        </w:numPr>
        <w:rPr>
          <w:sz w:val="23"/>
          <w:szCs w:val="20"/>
        </w:rPr>
      </w:pPr>
      <w:r>
        <w:rPr>
          <w:sz w:val="23"/>
          <w:szCs w:val="20"/>
        </w:rPr>
        <w:t>Run the following in R command line to get more help with the function</w:t>
      </w:r>
    </w:p>
    <w:p w14:paraId="32C1A2A7" w14:textId="3691C51D" w:rsidR="00D163BE" w:rsidRPr="00042623" w:rsidRDefault="00042623" w:rsidP="00D163BE">
      <w:pPr>
        <w:pStyle w:val="ListParagraph"/>
        <w:ind w:left="1440"/>
        <w:rPr>
          <w:color w:val="FFFFFF" w:themeColor="background1"/>
          <w:sz w:val="23"/>
          <w:szCs w:val="20"/>
          <w:highlight w:val="black"/>
        </w:rPr>
      </w:pPr>
      <w:r w:rsidRPr="00042623">
        <w:rPr>
          <w:color w:val="FFFFFF" w:themeColor="background1"/>
          <w:sz w:val="23"/>
          <w:szCs w:val="20"/>
          <w:highlight w:val="black"/>
        </w:rPr>
        <w:t>?process_photos</w:t>
      </w:r>
    </w:p>
    <w:p w14:paraId="43DCF623" w14:textId="77777777" w:rsidR="002F0A85" w:rsidRDefault="002F0A85" w:rsidP="00997E84">
      <w:pPr>
        <w:rPr>
          <w:sz w:val="23"/>
          <w:szCs w:val="20"/>
        </w:rPr>
      </w:pPr>
    </w:p>
    <w:p w14:paraId="515CC192" w14:textId="7D2DF59F" w:rsidR="006D67AF" w:rsidRPr="00A71839" w:rsidRDefault="006D67AF" w:rsidP="00997E84">
      <w:pPr>
        <w:rPr>
          <w:sz w:val="23"/>
          <w:szCs w:val="20"/>
        </w:rPr>
      </w:pPr>
      <w:r>
        <w:rPr>
          <w:sz w:val="23"/>
          <w:szCs w:val="20"/>
        </w:rPr>
        <w:t xml:space="preserve">Photos will be saved </w:t>
      </w:r>
      <w:r w:rsidR="00EF7D8F">
        <w:rPr>
          <w:sz w:val="23"/>
          <w:szCs w:val="20"/>
        </w:rPr>
        <w:t xml:space="preserve">inside the folder corresponding to the location where the R studio project was created. </w:t>
      </w:r>
    </w:p>
    <w:p w14:paraId="1AF0F6B8" w14:textId="77777777" w:rsidR="00997E84" w:rsidRPr="00B835F9" w:rsidRDefault="00997E84" w:rsidP="00997E84"/>
    <w:p w14:paraId="13866489" w14:textId="25DA6583" w:rsidR="0080323A" w:rsidRDefault="0080323A" w:rsidP="004C64F3">
      <w:pPr>
        <w:pStyle w:val="nrpsNormal"/>
        <w:rPr>
          <w:iCs/>
        </w:rPr>
      </w:pPr>
      <w:r>
        <w:rPr>
          <w:iCs/>
        </w:rPr>
        <w:t>Files will automatically be watermarked, renamed, and copied to the correct folder structure.</w:t>
      </w:r>
    </w:p>
    <w:p w14:paraId="58A8535F" w14:textId="7CCB8A9B" w:rsidR="00AA767A" w:rsidRDefault="00AA767A" w:rsidP="004C64F3">
      <w:pPr>
        <w:pStyle w:val="nrpsNormal"/>
      </w:pPr>
      <w:r w:rsidRPr="00AA767A">
        <w:rPr>
          <w:noProof/>
        </w:rPr>
        <w:drawing>
          <wp:inline distT="0" distB="0" distL="0" distR="0" wp14:anchorId="1EA27C48" wp14:editId="21CBE1ED">
            <wp:extent cx="5943600" cy="4633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633595"/>
                    </a:xfrm>
                    <a:prstGeom prst="rect">
                      <a:avLst/>
                    </a:prstGeom>
                  </pic:spPr>
                </pic:pic>
              </a:graphicData>
            </a:graphic>
          </wp:inline>
        </w:drawing>
      </w:r>
    </w:p>
    <w:p w14:paraId="27915099" w14:textId="122CCA88" w:rsidR="000C08D4" w:rsidRPr="00E955B9" w:rsidRDefault="000C08D4" w:rsidP="004C64F3">
      <w:pPr>
        <w:pStyle w:val="nrpsNormal"/>
      </w:pPr>
      <w:r w:rsidRPr="000C08D4">
        <w:rPr>
          <w:noProof/>
        </w:rPr>
        <w:drawing>
          <wp:inline distT="0" distB="0" distL="0" distR="0" wp14:anchorId="5B6280B2" wp14:editId="3EB4F545">
            <wp:extent cx="4133850" cy="2575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50603" cy="2585701"/>
                    </a:xfrm>
                    <a:prstGeom prst="rect">
                      <a:avLst/>
                    </a:prstGeom>
                  </pic:spPr>
                </pic:pic>
              </a:graphicData>
            </a:graphic>
          </wp:inline>
        </w:drawing>
      </w:r>
    </w:p>
    <w:p w14:paraId="0513C7CB" w14:textId="3AA7931C" w:rsidR="00472483" w:rsidRDefault="003F468A" w:rsidP="000C08D4">
      <w:pPr>
        <w:pStyle w:val="nrpsNormal"/>
        <w:numPr>
          <w:ilvl w:val="0"/>
          <w:numId w:val="26"/>
        </w:numPr>
      </w:pPr>
      <w:r>
        <w:t xml:space="preserve">Folders </w:t>
      </w:r>
      <w:r w:rsidR="00472483">
        <w:t xml:space="preserve">with watermarked photos </w:t>
      </w:r>
      <w:r>
        <w:t>will</w:t>
      </w:r>
      <w:r w:rsidR="00472483">
        <w:t xml:space="preserve"> then</w:t>
      </w:r>
      <w:r>
        <w:t xml:space="preserve"> need to be copied to the following</w:t>
      </w:r>
      <w:r w:rsidR="00B33021">
        <w:t xml:space="preserve"> sharepoint</w:t>
      </w:r>
      <w:r>
        <w:t xml:space="preserve"> folders</w:t>
      </w:r>
      <w:r w:rsidR="00F26EFB">
        <w:t>:</w:t>
      </w:r>
      <w:r w:rsidR="00AE6967">
        <w:t xml:space="preserve"> </w:t>
      </w:r>
    </w:p>
    <w:p w14:paraId="12A2C04A" w14:textId="77777777" w:rsidR="00BA5AA3" w:rsidRDefault="000329CC" w:rsidP="000C08D4">
      <w:pPr>
        <w:pStyle w:val="nrpsNormal"/>
        <w:numPr>
          <w:ilvl w:val="1"/>
          <w:numId w:val="26"/>
        </w:numPr>
      </w:pPr>
      <w:hyperlink r:id="rId63" w:history="1">
        <w:r w:rsidR="00BA5AA3" w:rsidRPr="002740B8">
          <w:rPr>
            <w:rStyle w:val="Hyperlink"/>
          </w:rPr>
          <w:t>https://doimspp.sharepoint.com/:f:/r/sites/nps-PWR-PACNIM/vital_signs/12_established_invasive_plant_species/Images/</w:t>
        </w:r>
      </w:hyperlink>
    </w:p>
    <w:p w14:paraId="18649C96" w14:textId="5D47FA3E" w:rsidR="00AE6967" w:rsidRDefault="00F26EFB" w:rsidP="00BA5AA3">
      <w:pPr>
        <w:pStyle w:val="nrpsNormal"/>
        <w:ind w:left="1440"/>
      </w:pPr>
      <w:r>
        <w:t xml:space="preserve">NOTE: remember to </w:t>
      </w:r>
      <w:r w:rsidR="00B33021">
        <w:t>use</w:t>
      </w:r>
      <w:r>
        <w:t xml:space="preserve"> appropriate</w:t>
      </w:r>
      <w:r w:rsidR="00A75014">
        <w:t xml:space="preserve"> folder structure:</w:t>
      </w:r>
      <w:r>
        <w:t xml:space="preserve"> “YEAR” &gt; “PARK” &gt; “Data” &gt; “</w:t>
      </w:r>
      <w:r w:rsidR="00A75014">
        <w:t>Plant_Community”</w:t>
      </w:r>
    </w:p>
    <w:p w14:paraId="076E58A1" w14:textId="667CAF3F" w:rsidR="00BA5AA3" w:rsidRDefault="000329CC" w:rsidP="000C08D4">
      <w:pPr>
        <w:pStyle w:val="nrpsNormal"/>
        <w:numPr>
          <w:ilvl w:val="1"/>
          <w:numId w:val="26"/>
        </w:numPr>
      </w:pPr>
      <w:hyperlink r:id="rId64" w:history="1">
        <w:r w:rsidR="00626E96" w:rsidRPr="002740B8">
          <w:rPr>
            <w:rStyle w:val="Hyperlink"/>
          </w:rPr>
          <w:t>https://doimspp.sharepoint.com/:f:/r/sites/nps-PWR-PACNIM/vital_signs/12_established_invasive_plant_species/Data/Database/VS_EIPS_Database_images/</w:t>
        </w:r>
      </w:hyperlink>
    </w:p>
    <w:p w14:paraId="628AB94A" w14:textId="4BD0E8FC" w:rsidR="00626E96" w:rsidRDefault="00626E96" w:rsidP="00626E96">
      <w:pPr>
        <w:pStyle w:val="nrpsNormal"/>
        <w:ind w:left="1440"/>
      </w:pPr>
      <w:r>
        <w:t xml:space="preserve">NOTE remember to </w:t>
      </w:r>
      <w:r w:rsidR="00B33021">
        <w:t>use</w:t>
      </w:r>
      <w:r>
        <w:t xml:space="preserve"> appropriate folder structure: “YEAR</w:t>
      </w:r>
      <w:r w:rsidR="00B33021">
        <w:t>” &gt; “PARK” &gt; “Plant_Community”</w:t>
      </w:r>
    </w:p>
    <w:p w14:paraId="35D074DA" w14:textId="77777777" w:rsidR="00BA5AA3" w:rsidRDefault="00BA5AA3" w:rsidP="00A75014">
      <w:pPr>
        <w:pStyle w:val="nrpsNormal"/>
        <w:ind w:left="720"/>
      </w:pPr>
    </w:p>
    <w:p w14:paraId="54796443" w14:textId="330240D1" w:rsidR="00A75014" w:rsidRDefault="006069AB" w:rsidP="001C40A8">
      <w:pPr>
        <w:pStyle w:val="nrpsHeading3SOP"/>
      </w:pPr>
      <w:commentRangeStart w:id="98"/>
      <w:r>
        <w:t>Photo Record Datasheet</w:t>
      </w:r>
      <w:commentRangeEnd w:id="98"/>
      <w:r w:rsidR="001C40A8">
        <w:rPr>
          <w:rStyle w:val="CommentReference"/>
          <w:rFonts w:ascii="Times New Roman" w:eastAsia="Times New Roman" w:hAnsi="Times New Roman"/>
          <w:b w:val="0"/>
          <w:i w:val="0"/>
          <w:color w:val="auto"/>
        </w:rPr>
        <w:commentReference w:id="98"/>
      </w:r>
    </w:p>
    <w:p w14:paraId="237BB28D" w14:textId="77777777" w:rsidR="00B86EA0" w:rsidRDefault="00B86EA0" w:rsidP="00725582">
      <w:pPr>
        <w:pStyle w:val="nrpsNormal"/>
      </w:pPr>
      <w:r>
        <w:t>The Photo</w:t>
      </w:r>
      <w:r w:rsidR="00AC0DD6">
        <w:t xml:space="preserve"> Record datasheet</w:t>
      </w:r>
      <w:r w:rsidR="00004F7C">
        <w:t xml:space="preserve"> (Figure </w:t>
      </w:r>
      <w:r w:rsidR="009D0EA5">
        <w:t xml:space="preserve">SOP </w:t>
      </w:r>
      <w:r w:rsidR="00706334">
        <w:t>14</w:t>
      </w:r>
      <w:r w:rsidR="00004F7C">
        <w:t>.</w:t>
      </w:r>
      <w:r w:rsidR="00821F40">
        <w:t>2</w:t>
      </w:r>
      <w:r w:rsidR="00A47BC1">
        <w:t>9</w:t>
      </w:r>
      <w:r w:rsidR="00004F7C">
        <w:t>)</w:t>
      </w:r>
      <w:r w:rsidR="00AC0DD6">
        <w:t xml:space="preserve"> </w:t>
      </w:r>
      <w:r w:rsidR="008667F3">
        <w:t>is used as a checklist to ensure all required photos are taken</w:t>
      </w:r>
      <w:r w:rsidR="00B762E6">
        <w:t xml:space="preserve"> in the field</w:t>
      </w:r>
      <w:r w:rsidR="008667F3">
        <w:t xml:space="preserve">. The datasheet can also be used as a backup photo organization </w:t>
      </w:r>
      <w:r w:rsidR="005E155D">
        <w:t>method if</w:t>
      </w:r>
      <w:r w:rsidR="008667F3">
        <w:t xml:space="preserve"> </w:t>
      </w:r>
      <w:r w:rsidR="006069AB">
        <w:t xml:space="preserve">ArcGIS </w:t>
      </w:r>
      <w:r w:rsidR="006A3E58">
        <w:t>Field Maps</w:t>
      </w:r>
      <w:r w:rsidR="008667F3">
        <w:t xml:space="preserve"> is unavailable. For example, if a standard camera is used, the photo date and time</w:t>
      </w:r>
      <w:r w:rsidR="006069AB">
        <w:t xml:space="preserve"> </w:t>
      </w:r>
      <w:r w:rsidR="00B762E6">
        <w:t>can be recorded for each image</w:t>
      </w:r>
      <w:r w:rsidR="005E155D">
        <w:t xml:space="preserve"> to allow future linking of attribute data</w:t>
      </w:r>
      <w:r w:rsidR="006069AB">
        <w:t xml:space="preserve"> recorded on the datasheet</w:t>
      </w:r>
      <w:r w:rsidR="008667F3">
        <w:t>.</w:t>
      </w:r>
      <w:r w:rsidR="009D0EA5">
        <w:t xml:space="preserve"> </w:t>
      </w:r>
    </w:p>
    <w:p w14:paraId="770448A2" w14:textId="0D98F5BD" w:rsidR="000A5949" w:rsidRDefault="00AC0149" w:rsidP="00370BFC">
      <w:pPr>
        <w:rPr>
          <w:noProof/>
        </w:rPr>
      </w:pPr>
      <w:r>
        <w:rPr>
          <w:noProof/>
        </w:rPr>
        <w:drawing>
          <wp:inline distT="0" distB="0" distL="0" distR="0" wp14:anchorId="401818F8" wp14:editId="6C05EBB8">
            <wp:extent cx="5943600" cy="5155565"/>
            <wp:effectExtent l="19050" t="19050" r="19050" b="26035"/>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65">
                      <a:extLst>
                        <a:ext uri="{28A0092B-C50C-407E-A947-70E740481C1C}">
                          <a14:useLocalDpi xmlns:a14="http://schemas.microsoft.com/office/drawing/2010/main" val="0"/>
                        </a:ext>
                      </a:extLst>
                    </a:blip>
                    <a:stretch>
                      <a:fillRect/>
                    </a:stretch>
                  </pic:blipFill>
                  <pic:spPr>
                    <a:xfrm>
                      <a:off x="0" y="0"/>
                      <a:ext cx="5943600" cy="5155565"/>
                    </a:xfrm>
                    <a:prstGeom prst="rect">
                      <a:avLst/>
                    </a:prstGeom>
                    <a:ln>
                      <a:solidFill>
                        <a:schemeClr val="accent1"/>
                      </a:solidFill>
                    </a:ln>
                  </pic:spPr>
                </pic:pic>
              </a:graphicData>
            </a:graphic>
          </wp:inline>
        </w:drawing>
      </w:r>
    </w:p>
    <w:p w14:paraId="38CECA54" w14:textId="69975F3A" w:rsidR="00370BFC" w:rsidRDefault="00370BFC" w:rsidP="00370BFC">
      <w:pPr>
        <w:pStyle w:val="nrpsFigurecaption"/>
        <w:rPr>
          <w:noProof/>
        </w:rPr>
      </w:pPr>
      <w:r w:rsidRPr="00370BFC">
        <w:rPr>
          <w:b/>
          <w:noProof/>
        </w:rPr>
        <w:t xml:space="preserve">Figure </w:t>
      </w:r>
      <w:r w:rsidR="00FD1FA7">
        <w:rPr>
          <w:b/>
          <w:noProof/>
        </w:rPr>
        <w:t>SOP</w:t>
      </w:r>
      <w:r w:rsidR="006A427E">
        <w:rPr>
          <w:b/>
          <w:noProof/>
        </w:rPr>
        <w:t xml:space="preserve"> </w:t>
      </w:r>
      <w:r w:rsidR="00706334">
        <w:rPr>
          <w:b/>
          <w:noProof/>
        </w:rPr>
        <w:t>14</w:t>
      </w:r>
      <w:r w:rsidR="006A427E">
        <w:rPr>
          <w:b/>
          <w:noProof/>
        </w:rPr>
        <w:t>.</w:t>
      </w:r>
      <w:ins w:id="99" w:author="Weisenborn, Kimberly L" w:date="2022-03-10T14:58:00Z">
        <w:r w:rsidR="00821F40">
          <w:rPr>
            <w:b/>
            <w:noProof/>
          </w:rPr>
          <w:t>2</w:t>
        </w:r>
      </w:ins>
      <w:ins w:id="100" w:author="Weisenborn, Kimberly L" w:date="2022-03-11T17:45:00Z">
        <w:r w:rsidR="00A47BC1">
          <w:rPr>
            <w:b/>
            <w:noProof/>
          </w:rPr>
          <w:t>9</w:t>
        </w:r>
      </w:ins>
      <w:del w:id="101" w:author="Weisenborn, Kimberly L" w:date="2022-03-08T17:16:00Z">
        <w:r w:rsidR="00941E28" w:rsidDel="00BF583C">
          <w:rPr>
            <w:b/>
            <w:noProof/>
          </w:rPr>
          <w:delText>3</w:delText>
        </w:r>
      </w:del>
      <w:r>
        <w:rPr>
          <w:noProof/>
        </w:rPr>
        <w:t>.  Example of a Photo Record datasheet</w:t>
      </w:r>
      <w:r w:rsidR="003276FD">
        <w:rPr>
          <w:noProof/>
        </w:rPr>
        <w:t>.</w:t>
      </w:r>
      <w:r w:rsidR="00E51BB7">
        <w:rPr>
          <w:noProof/>
        </w:rPr>
        <w:br/>
      </w:r>
    </w:p>
    <w:p w14:paraId="518ED86E" w14:textId="3E1BA4E3" w:rsidR="00B762E6" w:rsidRDefault="00B762E6" w:rsidP="00B762E6">
      <w:pPr>
        <w:pStyle w:val="nrpsHeading2SOP"/>
      </w:pPr>
      <w:r>
        <w:t>Folder &amp; File Naming Standards</w:t>
      </w:r>
    </w:p>
    <w:p w14:paraId="2686DBFD" w14:textId="600C3D1B" w:rsidR="0039315D" w:rsidRDefault="0039315D" w:rsidP="0039315D">
      <w:pPr>
        <w:pStyle w:val="nrpsNormal"/>
      </w:pPr>
      <w:r>
        <w:t>In all cases, folder &amp; file names should follow these guidelines:</w:t>
      </w:r>
    </w:p>
    <w:p w14:paraId="1EB235E7" w14:textId="77777777" w:rsidR="0039315D" w:rsidRDefault="0039315D" w:rsidP="00B15EF7">
      <w:pPr>
        <w:pStyle w:val="nrpsNormalsingleline"/>
        <w:numPr>
          <w:ilvl w:val="0"/>
          <w:numId w:val="4"/>
        </w:numPr>
      </w:pPr>
      <w:r>
        <w:t>No spaces or special characters in the folder name</w:t>
      </w:r>
    </w:p>
    <w:p w14:paraId="35CAB337" w14:textId="77777777" w:rsidR="0039315D" w:rsidRDefault="0039315D" w:rsidP="00B15EF7">
      <w:pPr>
        <w:pStyle w:val="nrpsNormalsingleline"/>
        <w:numPr>
          <w:ilvl w:val="0"/>
          <w:numId w:val="4"/>
        </w:numPr>
      </w:pPr>
      <w:r>
        <w:t>Use the underscore (“_”) character to separate words in folder names</w:t>
      </w:r>
    </w:p>
    <w:p w14:paraId="3C4A05B8" w14:textId="545BAA34" w:rsidR="0039315D" w:rsidRDefault="0039315D" w:rsidP="00B15EF7">
      <w:pPr>
        <w:pStyle w:val="nrpsNormalsingleline"/>
        <w:numPr>
          <w:ilvl w:val="0"/>
          <w:numId w:val="4"/>
        </w:numPr>
      </w:pPr>
      <w:r>
        <w:t>Try to limit length of names whenever possible</w:t>
      </w:r>
    </w:p>
    <w:p w14:paraId="7ECA3B48" w14:textId="43A966D5" w:rsidR="0039315D" w:rsidRDefault="0039315D" w:rsidP="00B15EF7">
      <w:pPr>
        <w:pStyle w:val="nrpsNormal"/>
        <w:numPr>
          <w:ilvl w:val="0"/>
          <w:numId w:val="4"/>
        </w:numPr>
      </w:pPr>
      <w:r>
        <w:t>Dates within folder names should be formatted as YYYYMMDD</w:t>
      </w:r>
      <w:del w:id="102" w:author="Weisenborn, Kimberly L" w:date="2022-03-10T14:00:00Z">
        <w:r w:rsidR="00376863" w:rsidDel="00A2069C">
          <w:rPr>
            <w:rStyle w:val="FootnoteReference"/>
          </w:rPr>
          <w:footnoteReference w:id="4"/>
        </w:r>
      </w:del>
      <w:r>
        <w:t xml:space="preserve"> for better sorting</w:t>
      </w:r>
    </w:p>
    <w:p w14:paraId="2F513863" w14:textId="5B9D7D6E" w:rsidR="0039315D" w:rsidRDefault="0039315D" w:rsidP="0039315D">
      <w:pPr>
        <w:pStyle w:val="nrpsNormal"/>
        <w:rPr>
          <w:lang w:val="haw-US"/>
        </w:rPr>
      </w:pPr>
      <w:r>
        <w:t>Within the “Data” and “Originals” folders, plot folders should be created for each sampling event in which sampling is being conducted for the field season.  Individual plot folders should be named to distinguish between protocol, sampling frame, plot type and number</w:t>
      </w:r>
      <w:r>
        <w:rPr>
          <w:lang w:val="haw-US"/>
        </w:rPr>
        <w:t xml:space="preserve">, and </w:t>
      </w:r>
      <w:r>
        <w:t xml:space="preserve">date </w:t>
      </w:r>
      <w:r>
        <w:rPr>
          <w:lang w:val="haw-US"/>
        </w:rPr>
        <w:t xml:space="preserve">that </w:t>
      </w:r>
      <w:r>
        <w:t>the plot was sampled</w:t>
      </w:r>
      <w:r>
        <w:rPr>
          <w:lang w:val="haw-US"/>
        </w:rPr>
        <w:t>.</w:t>
      </w:r>
      <w:r>
        <w:t xml:space="preserve">  If a sampling event is multiple days long, use the first date of the sampling event in the folder naming structure.</w:t>
      </w:r>
      <w:r>
        <w:rPr>
          <w:lang w:val="haw-US"/>
        </w:rPr>
        <w:t xml:space="preserve">  </w:t>
      </w:r>
    </w:p>
    <w:p w14:paraId="51F6513E" w14:textId="4DDB9343" w:rsidR="00FD2097" w:rsidRDefault="006A3E58" w:rsidP="00FD2097">
      <w:pPr>
        <w:pStyle w:val="nrpsNormal"/>
      </w:pPr>
      <w:r>
        <w:t>Field Maps</w:t>
      </w:r>
      <w:r w:rsidR="00FD2097">
        <w:t xml:space="preserve"> images will be renamed using the “process_images_YYYYMMDD.R” script and will adhere to the file naming </w:t>
      </w:r>
      <w:r w:rsidR="0039315D">
        <w:t>conventions below</w:t>
      </w:r>
      <w:r w:rsidR="00FD2097">
        <w:t xml:space="preserve">.  </w:t>
      </w:r>
    </w:p>
    <w:p w14:paraId="320B3F78" w14:textId="00402F43" w:rsidR="008B4711" w:rsidRDefault="005E155D" w:rsidP="005E155D">
      <w:pPr>
        <w:pStyle w:val="nrpsNormal"/>
      </w:pPr>
      <w:bookmarkStart w:id="104" w:name="_Hlk82189812"/>
      <w:r w:rsidRPr="005F18F4">
        <w:rPr>
          <w:b/>
          <w:bCs/>
          <w:u w:val="single"/>
        </w:rPr>
        <w:t>Folders</w:t>
      </w:r>
      <w:r w:rsidRPr="008B4711">
        <w:rPr>
          <w:b/>
          <w:bCs/>
        </w:rPr>
        <w:t>:</w:t>
      </w:r>
      <w:r>
        <w:t xml:space="preserve"> </w:t>
      </w:r>
      <w:r w:rsidR="008B4711">
        <w:t xml:space="preserve">(Table SOP </w:t>
      </w:r>
      <w:r w:rsidR="00706334">
        <w:t>14</w:t>
      </w:r>
      <w:r w:rsidR="008B4711">
        <w:t>.1)</w:t>
      </w:r>
    </w:p>
    <w:p w14:paraId="75778E8E" w14:textId="73EC5F0C" w:rsidR="005E155D" w:rsidRPr="00066469" w:rsidRDefault="005E155D" w:rsidP="008B4711">
      <w:pPr>
        <w:pStyle w:val="nrpsNormal"/>
        <w:ind w:firstLine="720"/>
        <w:rPr>
          <w:b/>
          <w:bCs/>
        </w:rPr>
      </w:pPr>
      <w:r w:rsidRPr="00066469">
        <w:rPr>
          <w:b/>
          <w:bCs/>
        </w:rPr>
        <w:t>[Protocol]_[</w:t>
      </w:r>
      <w:r w:rsidR="00E82C57" w:rsidRPr="00066469">
        <w:rPr>
          <w:b/>
          <w:bCs/>
        </w:rPr>
        <w:t>Sampling_Frame]_[</w:t>
      </w:r>
      <w:r w:rsidR="00632364" w:rsidRPr="00066469">
        <w:rPr>
          <w:b/>
          <w:bCs/>
        </w:rPr>
        <w:t>Plot_Type+</w:t>
      </w:r>
      <w:r w:rsidR="00E82C57" w:rsidRPr="00066469">
        <w:rPr>
          <w:b/>
          <w:bCs/>
        </w:rPr>
        <w:t>Plot_Number]_[Date]</w:t>
      </w:r>
      <w:r w:rsidR="008B4711" w:rsidRPr="00066469">
        <w:rPr>
          <w:b/>
          <w:bCs/>
        </w:rPr>
        <w:t xml:space="preserve"> </w:t>
      </w:r>
    </w:p>
    <w:p w14:paraId="051E9DCC" w14:textId="3961BD09" w:rsidR="00517C5A" w:rsidRDefault="00F74832" w:rsidP="005E155D">
      <w:pPr>
        <w:pStyle w:val="nrpsNormal"/>
      </w:pPr>
      <w:r>
        <w:tab/>
      </w:r>
      <w:r w:rsidR="000B2B2D">
        <w:t xml:space="preserve">FTPC </w:t>
      </w:r>
      <w:r>
        <w:t>Example</w:t>
      </w:r>
      <w:r w:rsidR="000B2B2D">
        <w:t>:</w:t>
      </w:r>
      <w:r>
        <w:t xml:space="preserve"> </w:t>
      </w:r>
      <w:r w:rsidR="00632364">
        <w:t>‘</w:t>
      </w:r>
      <w:r>
        <w:t>FT_O</w:t>
      </w:r>
      <w:r w:rsidR="0042497B">
        <w:t>L</w:t>
      </w:r>
      <w:r>
        <w:t>_</w:t>
      </w:r>
      <w:r w:rsidR="00632364">
        <w:t>F10_20210517’</w:t>
      </w:r>
    </w:p>
    <w:p w14:paraId="42CDF10A" w14:textId="759DD5BD" w:rsidR="0042497B" w:rsidRDefault="00D96A2F" w:rsidP="005E155D">
      <w:pPr>
        <w:pStyle w:val="nrpsNormal"/>
      </w:pPr>
      <w:r>
        <w:tab/>
      </w:r>
      <w:r w:rsidR="000B2B2D">
        <w:t xml:space="preserve">EIPS </w:t>
      </w:r>
      <w:r>
        <w:t>Example</w:t>
      </w:r>
      <w:r w:rsidR="000B2B2D">
        <w:t>:</w:t>
      </w:r>
      <w:r>
        <w:t xml:space="preserve"> ‘EI_KU_R38_20110604’</w:t>
      </w:r>
      <w:bookmarkEnd w:id="104"/>
    </w:p>
    <w:tbl>
      <w:tblPr>
        <w:tblStyle w:val="TableGrid"/>
        <w:tblW w:w="4530" w:type="dxa"/>
        <w:tblLook w:val="04A0" w:firstRow="1" w:lastRow="0" w:firstColumn="1" w:lastColumn="0" w:noHBand="0" w:noVBand="1"/>
      </w:tblPr>
      <w:tblGrid>
        <w:gridCol w:w="2265"/>
        <w:gridCol w:w="2265"/>
      </w:tblGrid>
      <w:tr w:rsidR="0042497B" w14:paraId="3E05F9CF" w14:textId="68C58CA7" w:rsidTr="000B16E3">
        <w:trPr>
          <w:trHeight w:val="300"/>
          <w:tblHeader/>
        </w:trPr>
        <w:tc>
          <w:tcPr>
            <w:tcW w:w="2265" w:type="dxa"/>
            <w:hideMark/>
          </w:tcPr>
          <w:p w14:paraId="31CDC4DC" w14:textId="77777777" w:rsidR="0042497B" w:rsidRPr="000B16E3" w:rsidRDefault="0042497B" w:rsidP="000B16E3">
            <w:pPr>
              <w:pStyle w:val="nrpsTableheader"/>
            </w:pPr>
            <w:r w:rsidRPr="000B16E3">
              <w:rPr>
                <w:rStyle w:val="normaltextrun"/>
              </w:rPr>
              <w:t>Sampling Frame</w:t>
            </w:r>
            <w:r w:rsidRPr="000B16E3">
              <w:rPr>
                <w:rStyle w:val="eop"/>
              </w:rPr>
              <w:t> </w:t>
            </w:r>
          </w:p>
        </w:tc>
        <w:tc>
          <w:tcPr>
            <w:tcW w:w="2265" w:type="dxa"/>
          </w:tcPr>
          <w:p w14:paraId="7DB1DA06" w14:textId="1CAF418B" w:rsidR="0042497B" w:rsidRPr="000B16E3" w:rsidRDefault="0042497B" w:rsidP="000B16E3">
            <w:pPr>
              <w:pStyle w:val="nrpsTableheader"/>
              <w:rPr>
                <w:rStyle w:val="normaltextrun"/>
              </w:rPr>
            </w:pPr>
            <w:r w:rsidRPr="000B16E3">
              <w:rPr>
                <w:rStyle w:val="normaltextrun"/>
              </w:rPr>
              <w:t>Abbreviation</w:t>
            </w:r>
          </w:p>
        </w:tc>
      </w:tr>
      <w:tr w:rsidR="0042497B" w14:paraId="616E1074" w14:textId="2B0625F2" w:rsidTr="00B22252">
        <w:trPr>
          <w:trHeight w:val="405"/>
        </w:trPr>
        <w:tc>
          <w:tcPr>
            <w:tcW w:w="2265" w:type="dxa"/>
            <w:hideMark/>
          </w:tcPr>
          <w:p w14:paraId="064D6025" w14:textId="77777777" w:rsidR="0042497B" w:rsidRPr="000B16E3" w:rsidRDefault="0042497B" w:rsidP="000B16E3">
            <w:pPr>
              <w:pStyle w:val="nrpsTablecell"/>
            </w:pPr>
            <w:r w:rsidRPr="000B16E3">
              <w:rPr>
                <w:rStyle w:val="spellingerror"/>
              </w:rPr>
              <w:t>ʻŌlaʻa</w:t>
            </w:r>
            <w:r w:rsidRPr="000B16E3">
              <w:rPr>
                <w:rStyle w:val="eop"/>
              </w:rPr>
              <w:t> </w:t>
            </w:r>
          </w:p>
        </w:tc>
        <w:tc>
          <w:tcPr>
            <w:tcW w:w="2265" w:type="dxa"/>
          </w:tcPr>
          <w:p w14:paraId="25EA81DE" w14:textId="5823B493" w:rsidR="0042497B" w:rsidRPr="000B16E3" w:rsidRDefault="0042497B" w:rsidP="000B16E3">
            <w:pPr>
              <w:pStyle w:val="nrpsTablecell"/>
              <w:rPr>
                <w:rStyle w:val="spellingerror"/>
              </w:rPr>
            </w:pPr>
            <w:r w:rsidRPr="000B16E3">
              <w:rPr>
                <w:rStyle w:val="spellingerror"/>
              </w:rPr>
              <w:t>OL</w:t>
            </w:r>
          </w:p>
        </w:tc>
      </w:tr>
      <w:tr w:rsidR="0042497B" w14:paraId="275D7D7D" w14:textId="3084EA08" w:rsidTr="00B22252">
        <w:trPr>
          <w:trHeight w:val="300"/>
        </w:trPr>
        <w:tc>
          <w:tcPr>
            <w:tcW w:w="2265" w:type="dxa"/>
            <w:hideMark/>
          </w:tcPr>
          <w:p w14:paraId="567A2800" w14:textId="77777777" w:rsidR="0042497B" w:rsidRPr="000B16E3" w:rsidRDefault="0042497B" w:rsidP="000B16E3">
            <w:pPr>
              <w:pStyle w:val="nrpsTablecell"/>
            </w:pPr>
            <w:r w:rsidRPr="000B16E3">
              <w:rPr>
                <w:rStyle w:val="spellingerror"/>
              </w:rPr>
              <w:t>Nāhuku</w:t>
            </w:r>
            <w:r w:rsidRPr="000B16E3">
              <w:rPr>
                <w:rStyle w:val="normaltextrun"/>
              </w:rPr>
              <w:t> /East Rift</w:t>
            </w:r>
            <w:r w:rsidRPr="000B16E3">
              <w:rPr>
                <w:rStyle w:val="eop"/>
              </w:rPr>
              <w:t> </w:t>
            </w:r>
          </w:p>
        </w:tc>
        <w:tc>
          <w:tcPr>
            <w:tcW w:w="2265" w:type="dxa"/>
          </w:tcPr>
          <w:p w14:paraId="7612FA36" w14:textId="47100B7C" w:rsidR="0042497B" w:rsidRPr="000B16E3" w:rsidRDefault="0042497B" w:rsidP="000B16E3">
            <w:pPr>
              <w:pStyle w:val="nrpsTablecell"/>
              <w:rPr>
                <w:rStyle w:val="spellingerror"/>
              </w:rPr>
            </w:pPr>
            <w:r w:rsidRPr="000B16E3">
              <w:rPr>
                <w:rStyle w:val="spellingerror"/>
              </w:rPr>
              <w:t>ER</w:t>
            </w:r>
          </w:p>
        </w:tc>
      </w:tr>
      <w:tr w:rsidR="0042497B" w14:paraId="5549BB56" w14:textId="5115EA7E" w:rsidTr="00B22252">
        <w:trPr>
          <w:trHeight w:val="480"/>
        </w:trPr>
        <w:tc>
          <w:tcPr>
            <w:tcW w:w="2265" w:type="dxa"/>
            <w:hideMark/>
          </w:tcPr>
          <w:p w14:paraId="48A3F70E" w14:textId="77777777" w:rsidR="0042497B" w:rsidRPr="000B16E3" w:rsidRDefault="0042497B" w:rsidP="000B16E3">
            <w:pPr>
              <w:pStyle w:val="nrpsTablecell"/>
            </w:pPr>
            <w:r w:rsidRPr="000B16E3">
              <w:rPr>
                <w:rStyle w:val="normaltextrun"/>
              </w:rPr>
              <w:t>Mauna Loa</w:t>
            </w:r>
            <w:r w:rsidRPr="000B16E3">
              <w:rPr>
                <w:rStyle w:val="eop"/>
              </w:rPr>
              <w:t> </w:t>
            </w:r>
          </w:p>
        </w:tc>
        <w:tc>
          <w:tcPr>
            <w:tcW w:w="2265" w:type="dxa"/>
          </w:tcPr>
          <w:p w14:paraId="50D1CDCC" w14:textId="1B382E67" w:rsidR="0042497B" w:rsidRPr="000B16E3" w:rsidRDefault="0042497B" w:rsidP="000B16E3">
            <w:pPr>
              <w:pStyle w:val="nrpsTablecell"/>
              <w:rPr>
                <w:rStyle w:val="normaltextrun"/>
              </w:rPr>
            </w:pPr>
            <w:r w:rsidRPr="000B16E3">
              <w:rPr>
                <w:rStyle w:val="normaltextrun"/>
              </w:rPr>
              <w:t>ML</w:t>
            </w:r>
          </w:p>
        </w:tc>
      </w:tr>
      <w:tr w:rsidR="0042497B" w14:paraId="32251F63" w14:textId="1BD0E5C6" w:rsidTr="00B22252">
        <w:trPr>
          <w:trHeight w:val="300"/>
        </w:trPr>
        <w:tc>
          <w:tcPr>
            <w:tcW w:w="2265" w:type="dxa"/>
            <w:hideMark/>
          </w:tcPr>
          <w:p w14:paraId="08A4B7A0" w14:textId="77777777" w:rsidR="0042497B" w:rsidRPr="000B16E3" w:rsidRDefault="0042497B" w:rsidP="000B16E3">
            <w:pPr>
              <w:pStyle w:val="nrpsTablecell"/>
            </w:pPr>
            <w:r w:rsidRPr="000B16E3">
              <w:rPr>
                <w:rStyle w:val="normaltextrun"/>
              </w:rPr>
              <w:t>Kahuku</w:t>
            </w:r>
            <w:r w:rsidRPr="000B16E3">
              <w:rPr>
                <w:rStyle w:val="eop"/>
              </w:rPr>
              <w:t> </w:t>
            </w:r>
          </w:p>
        </w:tc>
        <w:tc>
          <w:tcPr>
            <w:tcW w:w="2265" w:type="dxa"/>
          </w:tcPr>
          <w:p w14:paraId="380BAE87" w14:textId="23AFC074" w:rsidR="0042497B" w:rsidRPr="000B16E3" w:rsidRDefault="0042497B" w:rsidP="000B16E3">
            <w:pPr>
              <w:pStyle w:val="nrpsTablecell"/>
              <w:rPr>
                <w:rStyle w:val="normaltextrun"/>
              </w:rPr>
            </w:pPr>
            <w:r w:rsidRPr="000B16E3">
              <w:rPr>
                <w:rStyle w:val="normaltextrun"/>
              </w:rPr>
              <w:t>KU</w:t>
            </w:r>
          </w:p>
        </w:tc>
      </w:tr>
      <w:tr w:rsidR="0042497B" w14:paraId="750C3F3C" w14:textId="33334377" w:rsidTr="00B22252">
        <w:trPr>
          <w:trHeight w:val="300"/>
        </w:trPr>
        <w:tc>
          <w:tcPr>
            <w:tcW w:w="2265" w:type="dxa"/>
            <w:hideMark/>
          </w:tcPr>
          <w:p w14:paraId="5531DD86" w14:textId="77777777" w:rsidR="0042497B" w:rsidRPr="000B16E3" w:rsidRDefault="0042497B" w:rsidP="000B16E3">
            <w:pPr>
              <w:pStyle w:val="nrpsTablecell"/>
            </w:pPr>
            <w:r w:rsidRPr="000B16E3">
              <w:rPr>
                <w:rStyle w:val="normaltextrun"/>
              </w:rPr>
              <w:t>Kaloko-</w:t>
            </w:r>
            <w:r w:rsidRPr="000B16E3">
              <w:rPr>
                <w:rStyle w:val="spellingerror"/>
              </w:rPr>
              <w:t>Honokōhau</w:t>
            </w:r>
            <w:r w:rsidRPr="000B16E3">
              <w:rPr>
                <w:rStyle w:val="eop"/>
              </w:rPr>
              <w:t> </w:t>
            </w:r>
          </w:p>
        </w:tc>
        <w:tc>
          <w:tcPr>
            <w:tcW w:w="2265" w:type="dxa"/>
          </w:tcPr>
          <w:p w14:paraId="50AFFE93" w14:textId="7E8ECFF6" w:rsidR="0042497B" w:rsidRPr="000B16E3" w:rsidRDefault="0042497B" w:rsidP="000B16E3">
            <w:pPr>
              <w:pStyle w:val="nrpsTablecell"/>
              <w:rPr>
                <w:rStyle w:val="normaltextrun"/>
              </w:rPr>
            </w:pPr>
            <w:r w:rsidRPr="000B16E3">
              <w:rPr>
                <w:rStyle w:val="normaltextrun"/>
              </w:rPr>
              <w:t>KH</w:t>
            </w:r>
          </w:p>
        </w:tc>
      </w:tr>
      <w:tr w:rsidR="0042497B" w14:paraId="24F8F01D" w14:textId="0AC63F26" w:rsidTr="00B22252">
        <w:trPr>
          <w:trHeight w:val="300"/>
        </w:trPr>
        <w:tc>
          <w:tcPr>
            <w:tcW w:w="2265" w:type="dxa"/>
            <w:hideMark/>
          </w:tcPr>
          <w:p w14:paraId="71E2CDAA" w14:textId="77777777" w:rsidR="0042497B" w:rsidRPr="000B16E3" w:rsidRDefault="0042497B" w:rsidP="000B16E3">
            <w:pPr>
              <w:pStyle w:val="nrpsTablecell"/>
            </w:pPr>
            <w:r w:rsidRPr="000B16E3">
              <w:rPr>
                <w:rStyle w:val="spellingerror"/>
              </w:rPr>
              <w:t>Kīpahulu</w:t>
            </w:r>
            <w:r w:rsidRPr="000B16E3">
              <w:rPr>
                <w:rStyle w:val="normaltextrun"/>
              </w:rPr>
              <w:t> District</w:t>
            </w:r>
            <w:r w:rsidRPr="000B16E3">
              <w:rPr>
                <w:rStyle w:val="eop"/>
              </w:rPr>
              <w:t> </w:t>
            </w:r>
          </w:p>
        </w:tc>
        <w:tc>
          <w:tcPr>
            <w:tcW w:w="2265" w:type="dxa"/>
          </w:tcPr>
          <w:p w14:paraId="72713DF0" w14:textId="1DF3A5F7" w:rsidR="0042497B" w:rsidRPr="000B16E3" w:rsidRDefault="0042497B" w:rsidP="000B16E3">
            <w:pPr>
              <w:pStyle w:val="nrpsTablecell"/>
              <w:rPr>
                <w:rStyle w:val="spellingerror"/>
              </w:rPr>
            </w:pPr>
            <w:r w:rsidRPr="000B16E3">
              <w:rPr>
                <w:rStyle w:val="spellingerror"/>
              </w:rPr>
              <w:t>KD</w:t>
            </w:r>
          </w:p>
        </w:tc>
      </w:tr>
      <w:tr w:rsidR="0042497B" w14:paraId="5DC4160C" w14:textId="7D6215AC" w:rsidTr="00B22252">
        <w:trPr>
          <w:trHeight w:val="360"/>
        </w:trPr>
        <w:tc>
          <w:tcPr>
            <w:tcW w:w="2265" w:type="dxa"/>
            <w:hideMark/>
          </w:tcPr>
          <w:p w14:paraId="7D205E06" w14:textId="77777777" w:rsidR="0042497B" w:rsidRPr="000B16E3" w:rsidRDefault="0042497B" w:rsidP="000B16E3">
            <w:pPr>
              <w:pStyle w:val="nrpsTablecell"/>
            </w:pPr>
            <w:r w:rsidRPr="000B16E3">
              <w:rPr>
                <w:rStyle w:val="spellingerror"/>
              </w:rPr>
              <w:t>Haleakalā</w:t>
            </w:r>
            <w:r w:rsidRPr="000B16E3">
              <w:rPr>
                <w:rStyle w:val="eop"/>
              </w:rPr>
              <w:t> </w:t>
            </w:r>
          </w:p>
        </w:tc>
        <w:tc>
          <w:tcPr>
            <w:tcW w:w="2265" w:type="dxa"/>
          </w:tcPr>
          <w:p w14:paraId="36E6607F" w14:textId="5FA7D130" w:rsidR="0042497B" w:rsidRPr="000B16E3" w:rsidRDefault="0042497B" w:rsidP="000B16E3">
            <w:pPr>
              <w:pStyle w:val="nrpsTablecell"/>
              <w:rPr>
                <w:rStyle w:val="spellingerror"/>
              </w:rPr>
            </w:pPr>
            <w:r w:rsidRPr="000B16E3">
              <w:rPr>
                <w:rStyle w:val="spellingerror"/>
              </w:rPr>
              <w:t>HA</w:t>
            </w:r>
          </w:p>
        </w:tc>
      </w:tr>
      <w:tr w:rsidR="0042497B" w14:paraId="6A7FFBB6" w14:textId="3F10A91A" w:rsidTr="00B22252">
        <w:trPr>
          <w:trHeight w:val="300"/>
        </w:trPr>
        <w:tc>
          <w:tcPr>
            <w:tcW w:w="2265" w:type="dxa"/>
            <w:hideMark/>
          </w:tcPr>
          <w:p w14:paraId="468EAC97" w14:textId="77777777" w:rsidR="0042497B" w:rsidRPr="000B16E3" w:rsidRDefault="0042497B" w:rsidP="000B16E3">
            <w:pPr>
              <w:pStyle w:val="nrpsTablecell"/>
            </w:pPr>
            <w:r w:rsidRPr="000B16E3">
              <w:rPr>
                <w:rStyle w:val="normaltextrun"/>
              </w:rPr>
              <w:t> </w:t>
            </w:r>
            <w:r w:rsidRPr="000B16E3">
              <w:rPr>
                <w:rStyle w:val="spellingerror"/>
              </w:rPr>
              <w:t>Puʻu</w:t>
            </w:r>
            <w:r w:rsidRPr="000B16E3">
              <w:rPr>
                <w:rStyle w:val="normaltextrun"/>
              </w:rPr>
              <w:t> </w:t>
            </w:r>
            <w:r w:rsidRPr="000B16E3">
              <w:rPr>
                <w:rStyle w:val="spellingerror"/>
              </w:rPr>
              <w:t>Aliʻi</w:t>
            </w:r>
            <w:r w:rsidRPr="000B16E3">
              <w:rPr>
                <w:rStyle w:val="eop"/>
              </w:rPr>
              <w:t> </w:t>
            </w:r>
          </w:p>
        </w:tc>
        <w:tc>
          <w:tcPr>
            <w:tcW w:w="2265" w:type="dxa"/>
          </w:tcPr>
          <w:p w14:paraId="7D34106D" w14:textId="5D9544FC" w:rsidR="0042497B" w:rsidRPr="000B16E3" w:rsidRDefault="0042497B" w:rsidP="000B16E3">
            <w:pPr>
              <w:pStyle w:val="nrpsTablecell"/>
              <w:rPr>
                <w:rStyle w:val="normaltextrun"/>
              </w:rPr>
            </w:pPr>
            <w:r w:rsidRPr="000B16E3">
              <w:rPr>
                <w:rStyle w:val="normaltextrun"/>
              </w:rPr>
              <w:t>PA</w:t>
            </w:r>
          </w:p>
        </w:tc>
      </w:tr>
      <w:tr w:rsidR="0042497B" w14:paraId="52AA5F4E" w14:textId="51671876" w:rsidTr="00B22252">
        <w:trPr>
          <w:trHeight w:val="300"/>
        </w:trPr>
        <w:tc>
          <w:tcPr>
            <w:tcW w:w="2265" w:type="dxa"/>
            <w:hideMark/>
          </w:tcPr>
          <w:p w14:paraId="4AE873AC" w14:textId="77777777" w:rsidR="0042497B" w:rsidRPr="000B16E3" w:rsidRDefault="0042497B" w:rsidP="000B16E3">
            <w:pPr>
              <w:pStyle w:val="nrpsTablecell"/>
            </w:pPr>
            <w:r w:rsidRPr="000B16E3">
              <w:rPr>
                <w:rStyle w:val="normaltextrun"/>
              </w:rPr>
              <w:t>Kalawao</w:t>
            </w:r>
            <w:r w:rsidRPr="000B16E3">
              <w:rPr>
                <w:rStyle w:val="eop"/>
              </w:rPr>
              <w:t> </w:t>
            </w:r>
          </w:p>
        </w:tc>
        <w:tc>
          <w:tcPr>
            <w:tcW w:w="2265" w:type="dxa"/>
          </w:tcPr>
          <w:p w14:paraId="7B22523C" w14:textId="6B4C9C73" w:rsidR="0042497B" w:rsidRPr="000B16E3" w:rsidRDefault="0042497B" w:rsidP="000B16E3">
            <w:pPr>
              <w:pStyle w:val="nrpsTablecell"/>
              <w:rPr>
                <w:rStyle w:val="normaltextrun"/>
              </w:rPr>
            </w:pPr>
            <w:r w:rsidRPr="000B16E3">
              <w:rPr>
                <w:rStyle w:val="normaltextrun"/>
              </w:rPr>
              <w:t>KA</w:t>
            </w:r>
          </w:p>
        </w:tc>
      </w:tr>
      <w:tr w:rsidR="0042497B" w14:paraId="2A66B1BE" w14:textId="6EB9D329" w:rsidTr="00B22252">
        <w:trPr>
          <w:trHeight w:val="300"/>
        </w:trPr>
        <w:tc>
          <w:tcPr>
            <w:tcW w:w="2265" w:type="dxa"/>
            <w:hideMark/>
          </w:tcPr>
          <w:p w14:paraId="6D171AA9" w14:textId="77777777" w:rsidR="0042497B" w:rsidRPr="000B16E3" w:rsidRDefault="0042497B" w:rsidP="000B16E3">
            <w:pPr>
              <w:pStyle w:val="nrpsTablecell"/>
            </w:pPr>
            <w:r w:rsidRPr="000B16E3">
              <w:rPr>
                <w:rStyle w:val="spellingerror"/>
              </w:rPr>
              <w:t>Hoʻolehua</w:t>
            </w:r>
            <w:r w:rsidRPr="000B16E3">
              <w:rPr>
                <w:rStyle w:val="eop"/>
              </w:rPr>
              <w:t> </w:t>
            </w:r>
          </w:p>
        </w:tc>
        <w:tc>
          <w:tcPr>
            <w:tcW w:w="2265" w:type="dxa"/>
          </w:tcPr>
          <w:p w14:paraId="69E6C666" w14:textId="35C8E3B7" w:rsidR="0042497B" w:rsidRPr="000B16E3" w:rsidRDefault="0042497B" w:rsidP="000B16E3">
            <w:pPr>
              <w:pStyle w:val="nrpsTablecell"/>
              <w:rPr>
                <w:rStyle w:val="spellingerror"/>
              </w:rPr>
            </w:pPr>
            <w:r w:rsidRPr="000B16E3">
              <w:rPr>
                <w:rStyle w:val="spellingerror"/>
              </w:rPr>
              <w:t>HO</w:t>
            </w:r>
          </w:p>
        </w:tc>
      </w:tr>
      <w:tr w:rsidR="0042497B" w14:paraId="43B0C9B8" w14:textId="555636A8" w:rsidTr="00B22252">
        <w:trPr>
          <w:trHeight w:val="300"/>
        </w:trPr>
        <w:tc>
          <w:tcPr>
            <w:tcW w:w="2265" w:type="dxa"/>
            <w:hideMark/>
          </w:tcPr>
          <w:p w14:paraId="40BD92AD" w14:textId="77777777" w:rsidR="0042497B" w:rsidRPr="000B16E3" w:rsidRDefault="0042497B" w:rsidP="000B16E3">
            <w:pPr>
              <w:pStyle w:val="nrpsTablecell"/>
            </w:pPr>
            <w:r w:rsidRPr="000B16E3">
              <w:rPr>
                <w:rStyle w:val="normaltextrun"/>
              </w:rPr>
              <w:t>Tutuila</w:t>
            </w:r>
            <w:r w:rsidRPr="000B16E3">
              <w:rPr>
                <w:rStyle w:val="eop"/>
              </w:rPr>
              <w:t> </w:t>
            </w:r>
          </w:p>
        </w:tc>
        <w:tc>
          <w:tcPr>
            <w:tcW w:w="2265" w:type="dxa"/>
          </w:tcPr>
          <w:p w14:paraId="677BB1AE" w14:textId="53FBF569" w:rsidR="0042497B" w:rsidRPr="000B16E3" w:rsidRDefault="0042497B" w:rsidP="000B16E3">
            <w:pPr>
              <w:pStyle w:val="nrpsTablecell"/>
              <w:rPr>
                <w:rStyle w:val="normaltextrun"/>
              </w:rPr>
            </w:pPr>
            <w:r w:rsidRPr="000B16E3">
              <w:rPr>
                <w:rStyle w:val="normaltextrun"/>
              </w:rPr>
              <w:t>TU</w:t>
            </w:r>
          </w:p>
        </w:tc>
      </w:tr>
      <w:tr w:rsidR="0042497B" w14:paraId="1975DF3B" w14:textId="0F5C5A92" w:rsidTr="00B22252">
        <w:trPr>
          <w:trHeight w:val="300"/>
        </w:trPr>
        <w:tc>
          <w:tcPr>
            <w:tcW w:w="2265" w:type="dxa"/>
            <w:hideMark/>
          </w:tcPr>
          <w:p w14:paraId="70376DA2" w14:textId="77777777" w:rsidR="0042497B" w:rsidRPr="000B16E3" w:rsidRDefault="0042497B" w:rsidP="000B16E3">
            <w:pPr>
              <w:pStyle w:val="nrpsTablecell"/>
            </w:pPr>
            <w:r w:rsidRPr="000B16E3">
              <w:rPr>
                <w:rStyle w:val="spellingerror"/>
              </w:rPr>
              <w:t>Ta‘ū</w:t>
            </w:r>
            <w:r w:rsidRPr="000B16E3">
              <w:rPr>
                <w:rStyle w:val="eop"/>
              </w:rPr>
              <w:t> </w:t>
            </w:r>
          </w:p>
        </w:tc>
        <w:tc>
          <w:tcPr>
            <w:tcW w:w="2265" w:type="dxa"/>
          </w:tcPr>
          <w:p w14:paraId="650B5E44" w14:textId="50321854" w:rsidR="0042497B" w:rsidRPr="000B16E3" w:rsidRDefault="0042497B" w:rsidP="000B16E3">
            <w:pPr>
              <w:pStyle w:val="nrpsTablecell"/>
              <w:rPr>
                <w:rStyle w:val="spellingerror"/>
              </w:rPr>
            </w:pPr>
            <w:r w:rsidRPr="000B16E3">
              <w:rPr>
                <w:rStyle w:val="spellingerror"/>
              </w:rPr>
              <w:t>TA</w:t>
            </w:r>
          </w:p>
        </w:tc>
      </w:tr>
      <w:tr w:rsidR="0042497B" w14:paraId="0D374112" w14:textId="002C3EA2" w:rsidTr="00B22252">
        <w:trPr>
          <w:trHeight w:val="465"/>
        </w:trPr>
        <w:tc>
          <w:tcPr>
            <w:tcW w:w="2265" w:type="dxa"/>
            <w:hideMark/>
          </w:tcPr>
          <w:p w14:paraId="5A01AC2E" w14:textId="77777777" w:rsidR="0042497B" w:rsidRPr="000B16E3" w:rsidRDefault="0042497B" w:rsidP="000B16E3">
            <w:pPr>
              <w:pStyle w:val="nrpsTablecell"/>
            </w:pPr>
            <w:r w:rsidRPr="000B16E3">
              <w:rPr>
                <w:rStyle w:val="normaltextrun"/>
              </w:rPr>
              <w:t>Guam</w:t>
            </w:r>
            <w:r w:rsidRPr="000B16E3">
              <w:rPr>
                <w:rStyle w:val="eop"/>
              </w:rPr>
              <w:t> </w:t>
            </w:r>
          </w:p>
        </w:tc>
        <w:tc>
          <w:tcPr>
            <w:tcW w:w="2265" w:type="dxa"/>
          </w:tcPr>
          <w:p w14:paraId="3C6B7DDB" w14:textId="175DC1B4" w:rsidR="0042497B" w:rsidRPr="000B16E3" w:rsidRDefault="0042497B" w:rsidP="000B16E3">
            <w:pPr>
              <w:pStyle w:val="nrpsTablecell"/>
              <w:rPr>
                <w:rStyle w:val="normaltextrun"/>
              </w:rPr>
            </w:pPr>
            <w:r w:rsidRPr="000B16E3">
              <w:rPr>
                <w:rStyle w:val="normaltextrun"/>
              </w:rPr>
              <w:t>GU</w:t>
            </w:r>
          </w:p>
        </w:tc>
      </w:tr>
      <w:tr w:rsidR="0042497B" w14:paraId="668C9B11" w14:textId="02C80C76" w:rsidTr="00B22252">
        <w:trPr>
          <w:trHeight w:val="300"/>
        </w:trPr>
        <w:tc>
          <w:tcPr>
            <w:tcW w:w="2265" w:type="dxa"/>
            <w:hideMark/>
          </w:tcPr>
          <w:p w14:paraId="1BC819A5" w14:textId="7076CD56" w:rsidR="0042497B" w:rsidRPr="000B16E3" w:rsidRDefault="00A50024" w:rsidP="000B16E3">
            <w:pPr>
              <w:pStyle w:val="nrpsTablecell"/>
            </w:pPr>
            <w:r>
              <w:rPr>
                <w:rStyle w:val="normaltextrun"/>
              </w:rPr>
              <w:t>Muchot</w:t>
            </w:r>
            <w:r w:rsidR="0042497B" w:rsidRPr="000B16E3">
              <w:rPr>
                <w:rStyle w:val="normaltextrun"/>
              </w:rPr>
              <w:t> </w:t>
            </w:r>
            <w:r w:rsidR="0042497B" w:rsidRPr="000B16E3">
              <w:rPr>
                <w:rStyle w:val="eop"/>
              </w:rPr>
              <w:t> </w:t>
            </w:r>
          </w:p>
        </w:tc>
        <w:tc>
          <w:tcPr>
            <w:tcW w:w="2265" w:type="dxa"/>
          </w:tcPr>
          <w:p w14:paraId="4F92BAD2" w14:textId="3D9AE67E" w:rsidR="0042497B" w:rsidRPr="000B16E3" w:rsidRDefault="00A50024" w:rsidP="000B16E3">
            <w:pPr>
              <w:pStyle w:val="nrpsTablecell"/>
              <w:rPr>
                <w:rStyle w:val="normaltextrun"/>
              </w:rPr>
            </w:pPr>
            <w:r>
              <w:rPr>
                <w:rStyle w:val="normaltextrun"/>
              </w:rPr>
              <w:t>MU</w:t>
            </w:r>
          </w:p>
        </w:tc>
      </w:tr>
    </w:tbl>
    <w:p w14:paraId="3A3D0FE7" w14:textId="67D8AE3F" w:rsidR="00632364" w:rsidRDefault="008B4711" w:rsidP="008B4711">
      <w:pPr>
        <w:pStyle w:val="nrpsTablecaptionSOP"/>
      </w:pPr>
      <w:bookmarkStart w:id="105" w:name="_Hlk82189785"/>
      <w:r w:rsidRPr="008B4711">
        <w:rPr>
          <w:b/>
          <w:bCs w:val="0"/>
        </w:rPr>
        <w:t xml:space="preserve">Table SOP </w:t>
      </w:r>
      <w:r w:rsidR="00706334">
        <w:rPr>
          <w:b/>
          <w:bCs w:val="0"/>
        </w:rPr>
        <w:t>14</w:t>
      </w:r>
      <w:r w:rsidRPr="008B4711">
        <w:rPr>
          <w:b/>
          <w:bCs w:val="0"/>
        </w:rPr>
        <w:t>.1</w:t>
      </w:r>
      <w:r w:rsidR="00821F40">
        <w:rPr>
          <w:b/>
          <w:bCs w:val="0"/>
        </w:rPr>
        <w:t>.</w:t>
      </w:r>
      <w:r>
        <w:t xml:space="preserve"> Folder naming convention guide</w:t>
      </w:r>
      <w:bookmarkEnd w:id="105"/>
      <w:r>
        <w:br/>
      </w:r>
    </w:p>
    <w:p w14:paraId="34BDC458" w14:textId="77777777" w:rsidR="008B4711" w:rsidRDefault="008B4711">
      <w:pPr>
        <w:rPr>
          <w:b/>
          <w:bCs/>
          <w:color w:val="000000"/>
          <w:sz w:val="23"/>
          <w:szCs w:val="20"/>
          <w:u w:val="single"/>
        </w:rPr>
      </w:pPr>
      <w:r>
        <w:rPr>
          <w:b/>
          <w:bCs/>
          <w:u w:val="single"/>
        </w:rPr>
        <w:br w:type="page"/>
      </w:r>
    </w:p>
    <w:p w14:paraId="5C9FC478" w14:textId="5726EAEE" w:rsidR="005F18F4" w:rsidRDefault="005F18F4" w:rsidP="005E155D">
      <w:pPr>
        <w:pStyle w:val="nrpsNormal"/>
      </w:pPr>
      <w:bookmarkStart w:id="106" w:name="_Hlk82189844"/>
      <w:r w:rsidRPr="005F18F4">
        <w:rPr>
          <w:b/>
          <w:bCs/>
          <w:u w:val="single"/>
        </w:rPr>
        <w:t>File</w:t>
      </w:r>
      <w:r>
        <w:t xml:space="preserve">s: </w:t>
      </w:r>
      <w:r w:rsidR="008B4711">
        <w:t xml:space="preserve">(Table SOP </w:t>
      </w:r>
      <w:r w:rsidR="00706334">
        <w:t>14</w:t>
      </w:r>
      <w:r w:rsidR="008B4711">
        <w:t>.2</w:t>
      </w:r>
      <w:r w:rsidR="005340CB">
        <w:t xml:space="preserve"> and </w:t>
      </w:r>
      <w:r w:rsidR="00706334">
        <w:t>14</w:t>
      </w:r>
      <w:r w:rsidR="005340CB">
        <w:t>.3</w:t>
      </w:r>
      <w:r w:rsidR="008B4711">
        <w:t>)</w:t>
      </w:r>
    </w:p>
    <w:p w14:paraId="1C07B001" w14:textId="3E63D38D" w:rsidR="005E155D" w:rsidRDefault="005F18F4" w:rsidP="005F18F4">
      <w:pPr>
        <w:pStyle w:val="nrpsNormal"/>
        <w:ind w:firstLine="720"/>
      </w:pPr>
      <w:r w:rsidRPr="005340CB">
        <w:rPr>
          <w:u w:val="single"/>
        </w:rPr>
        <w:t>Plot/Transect Photos</w:t>
      </w:r>
      <w:r>
        <w:t>: [Date]_[Plot_Type+Plot_Number]_[Subject]_[#</w:t>
      </w:r>
      <w:r w:rsidR="00DB707B">
        <w:t>##</w:t>
      </w:r>
      <w:r>
        <w:t xml:space="preserve"> if multiples]</w:t>
      </w:r>
    </w:p>
    <w:p w14:paraId="57C2AEFA" w14:textId="0B0F7F43" w:rsidR="00DB707B" w:rsidRDefault="00C26031" w:rsidP="008B4711">
      <w:pPr>
        <w:pStyle w:val="nrpsNormal"/>
        <w:ind w:firstLine="720"/>
      </w:pPr>
      <w:r>
        <w:t xml:space="preserve">FTPC </w:t>
      </w:r>
      <w:r w:rsidR="005F18F4">
        <w:t>Example:</w:t>
      </w:r>
      <w:r w:rsidR="00017214">
        <w:t xml:space="preserve"> </w:t>
      </w:r>
      <w:r w:rsidR="005F18F4">
        <w:t>20210517_R52_</w:t>
      </w:r>
      <w:r w:rsidR="00DB707B" w:rsidRPr="0082607A">
        <w:t>StartT1_CenterT1</w:t>
      </w:r>
      <w:r w:rsidR="00DB707B">
        <w:t>_002.jpg</w:t>
      </w:r>
      <w:bookmarkEnd w:id="106"/>
    </w:p>
    <w:p w14:paraId="0F379769" w14:textId="54294325" w:rsidR="00C26031" w:rsidRDefault="00C26031" w:rsidP="008B4711">
      <w:pPr>
        <w:pStyle w:val="nrpsNormal"/>
        <w:ind w:firstLine="720"/>
      </w:pPr>
      <w:r>
        <w:t>EIPS Example: 2019</w:t>
      </w:r>
      <w:r w:rsidR="00AA6B15">
        <w:t>0606</w:t>
      </w:r>
      <w:r w:rsidR="002A1A80">
        <w:t>_</w:t>
      </w:r>
      <w:r w:rsidR="00AA6B15">
        <w:t>F01_0mEnd</w:t>
      </w:r>
      <w:r w:rsidR="002A1A80">
        <w:t>.jpg</w:t>
      </w:r>
    </w:p>
    <w:tbl>
      <w:tblPr>
        <w:tblStyle w:val="TableGrid"/>
        <w:tblW w:w="2265" w:type="dxa"/>
        <w:tblLook w:val="04A0" w:firstRow="1" w:lastRow="0" w:firstColumn="1" w:lastColumn="0" w:noHBand="0" w:noVBand="1"/>
      </w:tblPr>
      <w:tblGrid>
        <w:gridCol w:w="2265"/>
      </w:tblGrid>
      <w:tr w:rsidR="00DB707B" w14:paraId="12C81C94" w14:textId="77777777" w:rsidTr="0007260D">
        <w:trPr>
          <w:trHeight w:val="300"/>
        </w:trPr>
        <w:tc>
          <w:tcPr>
            <w:tcW w:w="2265" w:type="dxa"/>
            <w:hideMark/>
          </w:tcPr>
          <w:p w14:paraId="54532F18" w14:textId="3CBCC52C" w:rsidR="00DB707B" w:rsidRPr="0007260D" w:rsidRDefault="00DB707B" w:rsidP="0007260D">
            <w:pPr>
              <w:pStyle w:val="nrpsTableheader"/>
              <w:jc w:val="center"/>
            </w:pPr>
            <w:r w:rsidRPr="0007260D">
              <w:rPr>
                <w:rStyle w:val="normaltextrun"/>
              </w:rPr>
              <w:t>FTPC Subject</w:t>
            </w:r>
          </w:p>
        </w:tc>
      </w:tr>
      <w:tr w:rsidR="00DB707B" w14:paraId="752247A3" w14:textId="77777777" w:rsidTr="0007260D">
        <w:trPr>
          <w:trHeight w:val="20"/>
        </w:trPr>
        <w:tc>
          <w:tcPr>
            <w:tcW w:w="2265" w:type="dxa"/>
            <w:hideMark/>
          </w:tcPr>
          <w:p w14:paraId="21FD1A35" w14:textId="046BBFBD" w:rsidR="00DB707B" w:rsidRPr="0007260D" w:rsidRDefault="00DB707B" w:rsidP="00FF621F">
            <w:pPr>
              <w:pStyle w:val="nrpsTablecell"/>
              <w:jc w:val="center"/>
            </w:pPr>
            <w:r w:rsidRPr="0007260D">
              <w:t>StartT1_CenterT1</w:t>
            </w:r>
          </w:p>
        </w:tc>
      </w:tr>
      <w:tr w:rsidR="00DB707B" w14:paraId="559CD616" w14:textId="77777777" w:rsidTr="0007260D">
        <w:trPr>
          <w:trHeight w:val="20"/>
        </w:trPr>
        <w:tc>
          <w:tcPr>
            <w:tcW w:w="2265" w:type="dxa"/>
            <w:hideMark/>
          </w:tcPr>
          <w:p w14:paraId="3F2320E4" w14:textId="48A3306F" w:rsidR="00DB707B" w:rsidRPr="0007260D" w:rsidRDefault="00DB707B" w:rsidP="00FF621F">
            <w:pPr>
              <w:pStyle w:val="nrpsTablecell"/>
              <w:jc w:val="center"/>
            </w:pPr>
            <w:r w:rsidRPr="0007260D">
              <w:t>StartT2_CenterT2</w:t>
            </w:r>
          </w:p>
        </w:tc>
      </w:tr>
      <w:tr w:rsidR="00DB707B" w14:paraId="6B528AF5" w14:textId="77777777" w:rsidTr="0007260D">
        <w:trPr>
          <w:trHeight w:val="20"/>
        </w:trPr>
        <w:tc>
          <w:tcPr>
            <w:tcW w:w="2265" w:type="dxa"/>
            <w:hideMark/>
          </w:tcPr>
          <w:p w14:paraId="7CCDF7E9" w14:textId="6A089B84" w:rsidR="00DB707B" w:rsidRPr="0007260D" w:rsidRDefault="00DB707B" w:rsidP="00FF621F">
            <w:pPr>
              <w:pStyle w:val="nrpsTablecell"/>
              <w:jc w:val="center"/>
            </w:pPr>
            <w:r w:rsidRPr="0007260D">
              <w:t>StartT3_ CenterT3</w:t>
            </w:r>
          </w:p>
        </w:tc>
      </w:tr>
      <w:tr w:rsidR="00DB707B" w14:paraId="5CBAB845" w14:textId="77777777" w:rsidTr="0007260D">
        <w:trPr>
          <w:trHeight w:val="20"/>
        </w:trPr>
        <w:tc>
          <w:tcPr>
            <w:tcW w:w="2265" w:type="dxa"/>
            <w:hideMark/>
          </w:tcPr>
          <w:p w14:paraId="58A9CCD8" w14:textId="6E3BBB78" w:rsidR="00DB707B" w:rsidRPr="0007260D" w:rsidRDefault="00DB707B" w:rsidP="00FF621F">
            <w:pPr>
              <w:pStyle w:val="nrpsTablecell"/>
              <w:jc w:val="center"/>
            </w:pPr>
            <w:r w:rsidRPr="0007260D">
              <w:t>StartT2_Post</w:t>
            </w:r>
          </w:p>
        </w:tc>
      </w:tr>
      <w:tr w:rsidR="00DB707B" w14:paraId="287B8640" w14:textId="77777777" w:rsidTr="0007260D">
        <w:trPr>
          <w:trHeight w:val="20"/>
        </w:trPr>
        <w:tc>
          <w:tcPr>
            <w:tcW w:w="2265" w:type="dxa"/>
            <w:hideMark/>
          </w:tcPr>
          <w:p w14:paraId="023C03F7" w14:textId="5CC61310" w:rsidR="00DB707B" w:rsidRPr="0007260D" w:rsidRDefault="00DB707B" w:rsidP="00FF621F">
            <w:pPr>
              <w:pStyle w:val="nrpsTablecell"/>
              <w:jc w:val="center"/>
            </w:pPr>
            <w:r w:rsidRPr="0007260D">
              <w:t>CenterT1_CenterT2</w:t>
            </w:r>
          </w:p>
        </w:tc>
      </w:tr>
      <w:tr w:rsidR="00DB707B" w14:paraId="0F3E5066" w14:textId="77777777" w:rsidTr="0007260D">
        <w:trPr>
          <w:trHeight w:val="20"/>
        </w:trPr>
        <w:tc>
          <w:tcPr>
            <w:tcW w:w="2265" w:type="dxa"/>
            <w:hideMark/>
          </w:tcPr>
          <w:p w14:paraId="25DA11C1" w14:textId="70A5113F" w:rsidR="00DB707B" w:rsidRPr="0007260D" w:rsidRDefault="00DB707B" w:rsidP="00FF621F">
            <w:pPr>
              <w:pStyle w:val="nrpsTablecell"/>
              <w:jc w:val="center"/>
            </w:pPr>
            <w:r w:rsidRPr="0007260D">
              <w:t>CenterT2_Canopy</w:t>
            </w:r>
          </w:p>
        </w:tc>
      </w:tr>
      <w:tr w:rsidR="00DB707B" w14:paraId="38A71BF4" w14:textId="77777777" w:rsidTr="0007260D">
        <w:trPr>
          <w:trHeight w:val="20"/>
        </w:trPr>
        <w:tc>
          <w:tcPr>
            <w:tcW w:w="2265" w:type="dxa"/>
            <w:hideMark/>
          </w:tcPr>
          <w:p w14:paraId="649F0AF4" w14:textId="09ED9B93" w:rsidR="00DB707B" w:rsidRPr="0007260D" w:rsidRDefault="00DB707B" w:rsidP="00FF621F">
            <w:pPr>
              <w:pStyle w:val="nrpsTablecell"/>
              <w:jc w:val="center"/>
            </w:pPr>
            <w:r w:rsidRPr="0007260D">
              <w:t>CenterT3_CenterT2</w:t>
            </w:r>
          </w:p>
        </w:tc>
      </w:tr>
      <w:tr w:rsidR="00DB707B" w14:paraId="6DDAF206" w14:textId="77777777" w:rsidTr="0007260D">
        <w:trPr>
          <w:trHeight w:val="20"/>
        </w:trPr>
        <w:tc>
          <w:tcPr>
            <w:tcW w:w="2265" w:type="dxa"/>
            <w:hideMark/>
          </w:tcPr>
          <w:p w14:paraId="7DE825FF" w14:textId="0993E6F6" w:rsidR="00DB707B" w:rsidRPr="0007260D" w:rsidRDefault="00DB707B" w:rsidP="00FF621F">
            <w:pPr>
              <w:pStyle w:val="nrpsTablecell"/>
              <w:jc w:val="center"/>
            </w:pPr>
            <w:r w:rsidRPr="0007260D">
              <w:t>EndT1_CenterT1</w:t>
            </w:r>
          </w:p>
        </w:tc>
      </w:tr>
      <w:tr w:rsidR="00DB707B" w14:paraId="42EBEC59" w14:textId="77777777" w:rsidTr="0007260D">
        <w:trPr>
          <w:trHeight w:val="20"/>
        </w:trPr>
        <w:tc>
          <w:tcPr>
            <w:tcW w:w="2265" w:type="dxa"/>
            <w:hideMark/>
          </w:tcPr>
          <w:p w14:paraId="0383BE07" w14:textId="67D100CE" w:rsidR="00DB707B" w:rsidRPr="0007260D" w:rsidRDefault="00DB707B" w:rsidP="00FF621F">
            <w:pPr>
              <w:pStyle w:val="nrpsTablecell"/>
              <w:jc w:val="center"/>
            </w:pPr>
            <w:r w:rsidRPr="0007260D">
              <w:t>EndT2_CenterT2</w:t>
            </w:r>
          </w:p>
        </w:tc>
      </w:tr>
      <w:tr w:rsidR="00DB707B" w14:paraId="0FF85253" w14:textId="77777777" w:rsidTr="0007260D">
        <w:trPr>
          <w:trHeight w:val="20"/>
        </w:trPr>
        <w:tc>
          <w:tcPr>
            <w:tcW w:w="2265" w:type="dxa"/>
            <w:hideMark/>
          </w:tcPr>
          <w:p w14:paraId="6FD6EFC4" w14:textId="794CAEBB" w:rsidR="00DB707B" w:rsidRPr="0007260D" w:rsidRDefault="00DB707B" w:rsidP="00FF621F">
            <w:pPr>
              <w:pStyle w:val="nrpsTablecell"/>
              <w:jc w:val="center"/>
            </w:pPr>
            <w:r w:rsidRPr="0007260D">
              <w:t>EndT3_CenterT3</w:t>
            </w:r>
          </w:p>
        </w:tc>
      </w:tr>
      <w:tr w:rsidR="00DB707B" w14:paraId="087215A8" w14:textId="77777777" w:rsidTr="0007260D">
        <w:trPr>
          <w:trHeight w:val="20"/>
        </w:trPr>
        <w:tc>
          <w:tcPr>
            <w:tcW w:w="2265" w:type="dxa"/>
            <w:hideMark/>
          </w:tcPr>
          <w:p w14:paraId="447B01EF" w14:textId="4171D956" w:rsidR="00DB707B" w:rsidRPr="0007260D" w:rsidRDefault="00DB707B" w:rsidP="00FF621F">
            <w:pPr>
              <w:pStyle w:val="nrpsTablecell"/>
              <w:jc w:val="center"/>
            </w:pPr>
            <w:r w:rsidRPr="0007260D">
              <w:t>EndT2_Post</w:t>
            </w:r>
          </w:p>
        </w:tc>
      </w:tr>
      <w:tr w:rsidR="00DB707B" w14:paraId="125B02B4" w14:textId="77777777" w:rsidTr="0007260D">
        <w:trPr>
          <w:trHeight w:val="20"/>
        </w:trPr>
        <w:tc>
          <w:tcPr>
            <w:tcW w:w="2265" w:type="dxa"/>
            <w:hideMark/>
          </w:tcPr>
          <w:p w14:paraId="1BB58EB2" w14:textId="7099DB39" w:rsidR="00DB707B" w:rsidRPr="0007260D" w:rsidRDefault="00DB707B" w:rsidP="00FF621F">
            <w:pPr>
              <w:pStyle w:val="nrpsTablecell"/>
              <w:jc w:val="center"/>
            </w:pPr>
            <w:r w:rsidRPr="0007260D">
              <w:t>Quadrant1</w:t>
            </w:r>
          </w:p>
        </w:tc>
      </w:tr>
      <w:tr w:rsidR="00DB707B" w14:paraId="1E2A51E4" w14:textId="77777777" w:rsidTr="0007260D">
        <w:trPr>
          <w:trHeight w:val="20"/>
        </w:trPr>
        <w:tc>
          <w:tcPr>
            <w:tcW w:w="2265" w:type="dxa"/>
            <w:hideMark/>
          </w:tcPr>
          <w:p w14:paraId="488376D3" w14:textId="23B17645" w:rsidR="00DB707B" w:rsidRPr="0007260D" w:rsidRDefault="00DB707B" w:rsidP="00FF621F">
            <w:pPr>
              <w:pStyle w:val="nrpsTablecell"/>
              <w:jc w:val="center"/>
            </w:pPr>
            <w:r w:rsidRPr="0007260D">
              <w:t>Quadrant2</w:t>
            </w:r>
          </w:p>
        </w:tc>
      </w:tr>
      <w:tr w:rsidR="00DB707B" w14:paraId="1F906422" w14:textId="77777777" w:rsidTr="0007260D">
        <w:trPr>
          <w:trHeight w:val="20"/>
        </w:trPr>
        <w:tc>
          <w:tcPr>
            <w:tcW w:w="2265" w:type="dxa"/>
          </w:tcPr>
          <w:p w14:paraId="5697FB4C" w14:textId="2B541700" w:rsidR="00DB707B" w:rsidRPr="0007260D" w:rsidRDefault="00DB707B" w:rsidP="00FF621F">
            <w:pPr>
              <w:pStyle w:val="nrpsTablecell"/>
              <w:jc w:val="center"/>
            </w:pPr>
            <w:r w:rsidRPr="0007260D">
              <w:t>Quadrant3</w:t>
            </w:r>
          </w:p>
        </w:tc>
      </w:tr>
      <w:tr w:rsidR="00DB707B" w14:paraId="216B6B58" w14:textId="77777777" w:rsidTr="0007260D">
        <w:trPr>
          <w:trHeight w:val="20"/>
        </w:trPr>
        <w:tc>
          <w:tcPr>
            <w:tcW w:w="2265" w:type="dxa"/>
          </w:tcPr>
          <w:p w14:paraId="168FB04E" w14:textId="54032361" w:rsidR="00DB707B" w:rsidRPr="0007260D" w:rsidRDefault="00DB707B" w:rsidP="00FF621F">
            <w:pPr>
              <w:pStyle w:val="nrpsTablecell"/>
              <w:jc w:val="center"/>
            </w:pPr>
            <w:r w:rsidRPr="0007260D">
              <w:t>Quadrant4</w:t>
            </w:r>
          </w:p>
        </w:tc>
      </w:tr>
      <w:tr w:rsidR="00DB707B" w14:paraId="56033C8C" w14:textId="77777777" w:rsidTr="0007260D">
        <w:trPr>
          <w:trHeight w:val="20"/>
        </w:trPr>
        <w:tc>
          <w:tcPr>
            <w:tcW w:w="2265" w:type="dxa"/>
          </w:tcPr>
          <w:p w14:paraId="2C410901" w14:textId="17712BEA" w:rsidR="00DB707B" w:rsidRPr="0007260D" w:rsidRDefault="00DB707B" w:rsidP="00FF621F">
            <w:pPr>
              <w:pStyle w:val="nrpsTablecell"/>
              <w:jc w:val="center"/>
            </w:pPr>
            <w:r w:rsidRPr="0007260D">
              <w:t>Staff_Photo</w:t>
            </w:r>
          </w:p>
        </w:tc>
      </w:tr>
      <w:tr w:rsidR="00DB707B" w14:paraId="4F3D7622" w14:textId="77777777" w:rsidTr="0007260D">
        <w:trPr>
          <w:trHeight w:val="20"/>
        </w:trPr>
        <w:tc>
          <w:tcPr>
            <w:tcW w:w="2265" w:type="dxa"/>
          </w:tcPr>
          <w:p w14:paraId="2D84805F" w14:textId="6BAE6428" w:rsidR="00DB707B" w:rsidRPr="0007260D" w:rsidRDefault="00DB707B" w:rsidP="00FF621F">
            <w:pPr>
              <w:pStyle w:val="nrpsTablecell"/>
              <w:jc w:val="center"/>
            </w:pPr>
            <w:r w:rsidRPr="0007260D">
              <w:t>Photo_Record</w:t>
            </w:r>
          </w:p>
        </w:tc>
      </w:tr>
      <w:tr w:rsidR="00DB707B" w14:paraId="19D6C42C" w14:textId="77777777" w:rsidTr="0007260D">
        <w:trPr>
          <w:trHeight w:val="20"/>
        </w:trPr>
        <w:tc>
          <w:tcPr>
            <w:tcW w:w="2265" w:type="dxa"/>
          </w:tcPr>
          <w:p w14:paraId="3A102E8E" w14:textId="1C453C8F" w:rsidR="00DB707B" w:rsidRPr="0007260D" w:rsidRDefault="00DB707B" w:rsidP="00FF621F">
            <w:pPr>
              <w:pStyle w:val="nrpsTablecell"/>
              <w:jc w:val="center"/>
            </w:pPr>
            <w:r w:rsidRPr="0007260D">
              <w:t>Other</w:t>
            </w:r>
          </w:p>
        </w:tc>
      </w:tr>
    </w:tbl>
    <w:p w14:paraId="788DF0F7" w14:textId="7EA1831F" w:rsidR="00DB707B" w:rsidRDefault="008B4711" w:rsidP="008B4711">
      <w:pPr>
        <w:pStyle w:val="nrpsTablecaptionSOP"/>
      </w:pPr>
      <w:bookmarkStart w:id="107" w:name="_Hlk82189872"/>
      <w:r w:rsidRPr="008B4711">
        <w:rPr>
          <w:b/>
          <w:bCs w:val="0"/>
        </w:rPr>
        <w:t xml:space="preserve">Table SOP </w:t>
      </w:r>
      <w:r w:rsidR="00706334">
        <w:rPr>
          <w:b/>
          <w:bCs w:val="0"/>
        </w:rPr>
        <w:t>14</w:t>
      </w:r>
      <w:r w:rsidRPr="008B4711">
        <w:rPr>
          <w:b/>
          <w:bCs w:val="0"/>
        </w:rPr>
        <w:t>.2</w:t>
      </w:r>
      <w:ins w:id="108" w:author="Weisenborn, Kimberly L" w:date="2022-03-10T14:58:00Z">
        <w:r w:rsidR="00821F40">
          <w:rPr>
            <w:b/>
            <w:bCs w:val="0"/>
          </w:rPr>
          <w:t>.</w:t>
        </w:r>
      </w:ins>
      <w:r>
        <w:t xml:space="preserve"> File naming guide for FTPC photos</w:t>
      </w:r>
      <w:r w:rsidR="005340CB">
        <w:t>.</w:t>
      </w:r>
      <w:bookmarkEnd w:id="107"/>
      <w:r>
        <w:br/>
      </w:r>
    </w:p>
    <w:tbl>
      <w:tblPr>
        <w:tblStyle w:val="TableGrid"/>
        <w:tblW w:w="2265" w:type="dxa"/>
        <w:tblLook w:val="04A0" w:firstRow="1" w:lastRow="0" w:firstColumn="1" w:lastColumn="0" w:noHBand="0" w:noVBand="1"/>
      </w:tblPr>
      <w:tblGrid>
        <w:gridCol w:w="2265"/>
      </w:tblGrid>
      <w:tr w:rsidR="00E478B5" w14:paraId="52A6F90B" w14:textId="77777777" w:rsidTr="00FF621F">
        <w:trPr>
          <w:trHeight w:val="300"/>
          <w:tblHeader/>
        </w:trPr>
        <w:tc>
          <w:tcPr>
            <w:tcW w:w="2265" w:type="dxa"/>
            <w:hideMark/>
          </w:tcPr>
          <w:p w14:paraId="7E09A25E" w14:textId="6CAF0A9F" w:rsidR="00E478B5" w:rsidRPr="00FF621F" w:rsidRDefault="00E478B5" w:rsidP="00FF621F">
            <w:pPr>
              <w:pStyle w:val="nrpsTableheader"/>
              <w:jc w:val="center"/>
            </w:pPr>
            <w:r w:rsidRPr="00FF621F">
              <w:rPr>
                <w:rStyle w:val="normaltextrun"/>
              </w:rPr>
              <w:t>EIPS Subject</w:t>
            </w:r>
          </w:p>
        </w:tc>
      </w:tr>
      <w:tr w:rsidR="00E478B5" w14:paraId="076A90BB" w14:textId="77777777" w:rsidTr="00FF621F">
        <w:trPr>
          <w:trHeight w:val="20"/>
        </w:trPr>
        <w:tc>
          <w:tcPr>
            <w:tcW w:w="2265" w:type="dxa"/>
          </w:tcPr>
          <w:p w14:paraId="6AACEF70" w14:textId="757CD933" w:rsidR="00E478B5" w:rsidRPr="00FF621F" w:rsidRDefault="00E478B5" w:rsidP="005B1D91">
            <w:pPr>
              <w:pStyle w:val="nrpsTablecell"/>
              <w:jc w:val="center"/>
            </w:pPr>
            <w:r w:rsidRPr="00FF621F">
              <w:t>0m_End</w:t>
            </w:r>
          </w:p>
        </w:tc>
      </w:tr>
      <w:tr w:rsidR="00E478B5" w14:paraId="71C0A52E" w14:textId="77777777" w:rsidTr="00FF621F">
        <w:trPr>
          <w:trHeight w:val="20"/>
        </w:trPr>
        <w:tc>
          <w:tcPr>
            <w:tcW w:w="2265" w:type="dxa"/>
          </w:tcPr>
          <w:p w14:paraId="1E3EFEC6" w14:textId="4BE04326" w:rsidR="00E478B5" w:rsidRPr="00FF621F" w:rsidRDefault="00E478B5" w:rsidP="005B1D91">
            <w:pPr>
              <w:pStyle w:val="nrpsTablecell"/>
              <w:jc w:val="center"/>
            </w:pPr>
            <w:r w:rsidRPr="00FF621F">
              <w:t>0m_Start</w:t>
            </w:r>
          </w:p>
        </w:tc>
      </w:tr>
      <w:tr w:rsidR="00E478B5" w14:paraId="05F8F5F0" w14:textId="77777777" w:rsidTr="00FF621F">
        <w:trPr>
          <w:trHeight w:val="20"/>
        </w:trPr>
        <w:tc>
          <w:tcPr>
            <w:tcW w:w="2265" w:type="dxa"/>
          </w:tcPr>
          <w:p w14:paraId="068DB8D8" w14:textId="6EB90ACD" w:rsidR="00E478B5" w:rsidRPr="00FF621F" w:rsidRDefault="00E478B5" w:rsidP="005B1D91">
            <w:pPr>
              <w:pStyle w:val="nrpsTablecell"/>
              <w:jc w:val="center"/>
            </w:pPr>
            <w:r w:rsidRPr="00FF621F">
              <w:t>0m_Post</w:t>
            </w:r>
          </w:p>
        </w:tc>
      </w:tr>
      <w:tr w:rsidR="00E478B5" w14:paraId="7C8C1462" w14:textId="77777777" w:rsidTr="00FF621F">
        <w:trPr>
          <w:trHeight w:val="20"/>
        </w:trPr>
        <w:tc>
          <w:tcPr>
            <w:tcW w:w="2265" w:type="dxa"/>
          </w:tcPr>
          <w:p w14:paraId="3AFFA5E5" w14:textId="2EBB0939" w:rsidR="00E478B5" w:rsidRPr="00FF621F" w:rsidRDefault="00E478B5" w:rsidP="005B1D91">
            <w:pPr>
              <w:pStyle w:val="nrpsTablecell"/>
              <w:jc w:val="center"/>
            </w:pPr>
            <w:r w:rsidRPr="00FF621F">
              <w:t>…</w:t>
            </w:r>
          </w:p>
        </w:tc>
      </w:tr>
      <w:tr w:rsidR="00E478B5" w14:paraId="3272464F" w14:textId="77777777" w:rsidTr="00FF621F">
        <w:trPr>
          <w:trHeight w:val="20"/>
        </w:trPr>
        <w:tc>
          <w:tcPr>
            <w:tcW w:w="2265" w:type="dxa"/>
          </w:tcPr>
          <w:p w14:paraId="24F6FDC5" w14:textId="2F912805" w:rsidR="00E478B5" w:rsidRPr="00FF621F" w:rsidRDefault="00E478B5" w:rsidP="005B1D91">
            <w:pPr>
              <w:pStyle w:val="nrpsTablecell"/>
              <w:jc w:val="center"/>
            </w:pPr>
            <w:r w:rsidRPr="00FF621F">
              <w:t>1000m_End</w:t>
            </w:r>
          </w:p>
        </w:tc>
      </w:tr>
      <w:tr w:rsidR="00E478B5" w14:paraId="4EE89997" w14:textId="77777777" w:rsidTr="00FF621F">
        <w:trPr>
          <w:trHeight w:val="20"/>
        </w:trPr>
        <w:tc>
          <w:tcPr>
            <w:tcW w:w="2265" w:type="dxa"/>
          </w:tcPr>
          <w:p w14:paraId="65001313" w14:textId="0E6E110F" w:rsidR="00E478B5" w:rsidRPr="00FF621F" w:rsidRDefault="00E478B5" w:rsidP="005B1D91">
            <w:pPr>
              <w:pStyle w:val="nrpsTablecell"/>
              <w:jc w:val="center"/>
            </w:pPr>
            <w:r w:rsidRPr="00FF621F">
              <w:t>1000m_Start</w:t>
            </w:r>
          </w:p>
        </w:tc>
      </w:tr>
      <w:tr w:rsidR="00E478B5" w14:paraId="122BB546" w14:textId="77777777" w:rsidTr="00FF621F">
        <w:trPr>
          <w:trHeight w:val="20"/>
        </w:trPr>
        <w:tc>
          <w:tcPr>
            <w:tcW w:w="2265" w:type="dxa"/>
          </w:tcPr>
          <w:p w14:paraId="4C591FF4" w14:textId="03988D36" w:rsidR="00E478B5" w:rsidRPr="00FF621F" w:rsidRDefault="00E478B5" w:rsidP="005B1D91">
            <w:pPr>
              <w:pStyle w:val="nrpsTablecell"/>
              <w:jc w:val="center"/>
            </w:pPr>
            <w:r w:rsidRPr="00FF621F">
              <w:t>1000m_Post</w:t>
            </w:r>
          </w:p>
        </w:tc>
      </w:tr>
      <w:tr w:rsidR="00E478B5" w14:paraId="297BC835" w14:textId="77777777" w:rsidTr="00FF621F">
        <w:trPr>
          <w:trHeight w:val="20"/>
        </w:trPr>
        <w:tc>
          <w:tcPr>
            <w:tcW w:w="2265" w:type="dxa"/>
          </w:tcPr>
          <w:p w14:paraId="30759256" w14:textId="44ADA6E6" w:rsidR="00E478B5" w:rsidRPr="00FF621F" w:rsidRDefault="00E478B5" w:rsidP="005B1D91">
            <w:pPr>
              <w:pStyle w:val="nrpsTablecell"/>
              <w:jc w:val="center"/>
            </w:pPr>
            <w:r w:rsidRPr="00FF621F">
              <w:t>Staff</w:t>
            </w:r>
          </w:p>
        </w:tc>
      </w:tr>
      <w:tr w:rsidR="00E478B5" w14:paraId="31C991B9" w14:textId="77777777" w:rsidTr="00FF621F">
        <w:trPr>
          <w:trHeight w:val="20"/>
        </w:trPr>
        <w:tc>
          <w:tcPr>
            <w:tcW w:w="2265" w:type="dxa"/>
          </w:tcPr>
          <w:p w14:paraId="0CBC605D" w14:textId="62B4C033" w:rsidR="00E478B5" w:rsidRPr="00FF621F" w:rsidRDefault="00E478B5" w:rsidP="005B1D91">
            <w:pPr>
              <w:pStyle w:val="nrpsTablecell"/>
              <w:jc w:val="center"/>
            </w:pPr>
            <w:r w:rsidRPr="00FF621F">
              <w:t>Other</w:t>
            </w:r>
          </w:p>
        </w:tc>
      </w:tr>
      <w:tr w:rsidR="00E478B5" w14:paraId="1407E861" w14:textId="77777777" w:rsidTr="00FF621F">
        <w:trPr>
          <w:trHeight w:val="20"/>
        </w:trPr>
        <w:tc>
          <w:tcPr>
            <w:tcW w:w="2265" w:type="dxa"/>
          </w:tcPr>
          <w:p w14:paraId="1CE83A0E" w14:textId="6608BBF0" w:rsidR="00E478B5" w:rsidRPr="00FF621F" w:rsidRDefault="00E478B5" w:rsidP="005B1D91">
            <w:pPr>
              <w:pStyle w:val="nrpsTablecell"/>
              <w:jc w:val="center"/>
            </w:pPr>
            <w:r w:rsidRPr="00FF621F">
              <w:t>Photorec</w:t>
            </w:r>
          </w:p>
        </w:tc>
      </w:tr>
    </w:tbl>
    <w:p w14:paraId="346E1432" w14:textId="15302D1B" w:rsidR="00E478B5" w:rsidRDefault="008B4711" w:rsidP="005340CB">
      <w:pPr>
        <w:pStyle w:val="nrpsTablecaptionSOP"/>
      </w:pPr>
      <w:bookmarkStart w:id="109" w:name="_Hlk82189976"/>
      <w:r w:rsidRPr="005340CB">
        <w:rPr>
          <w:b/>
          <w:bCs w:val="0"/>
        </w:rPr>
        <w:t xml:space="preserve">Table SOP </w:t>
      </w:r>
      <w:r w:rsidR="00706334">
        <w:rPr>
          <w:b/>
          <w:bCs w:val="0"/>
        </w:rPr>
        <w:t>14</w:t>
      </w:r>
      <w:r w:rsidRPr="005340CB">
        <w:rPr>
          <w:b/>
          <w:bCs w:val="0"/>
        </w:rPr>
        <w:t>.3</w:t>
      </w:r>
      <w:ins w:id="110" w:author="Weisenborn, Kimberly L" w:date="2022-03-10T14:58:00Z">
        <w:r w:rsidR="00821F40">
          <w:rPr>
            <w:b/>
            <w:bCs w:val="0"/>
          </w:rPr>
          <w:t>.</w:t>
        </w:r>
      </w:ins>
      <w:r>
        <w:t xml:space="preserve"> File naming</w:t>
      </w:r>
      <w:r w:rsidR="005340CB">
        <w:t xml:space="preserve"> guide for EIPS photos.</w:t>
      </w:r>
      <w:bookmarkEnd w:id="109"/>
      <w:r w:rsidR="005340CB">
        <w:br/>
      </w:r>
    </w:p>
    <w:p w14:paraId="5D8F3F9F" w14:textId="77777777" w:rsidR="00FD2097" w:rsidRDefault="00DB707B" w:rsidP="00FD2097">
      <w:pPr>
        <w:pStyle w:val="nrpsNormal"/>
        <w:ind w:firstLine="720"/>
      </w:pPr>
      <w:bookmarkStart w:id="111" w:name="_Hlk82189995"/>
      <w:r w:rsidRPr="005340CB">
        <w:rPr>
          <w:u w:val="single"/>
        </w:rPr>
        <w:t>Plant Photos</w:t>
      </w:r>
      <w:r>
        <w:t>: [YYYYMMDD]_[</w:t>
      </w:r>
      <w:r w:rsidR="00FD2097">
        <w:t>XXhXXmXXs</w:t>
      </w:r>
      <w:r>
        <w:t>]_[</w:t>
      </w:r>
      <w:r w:rsidR="00FD2097">
        <w:t>Species Code</w:t>
      </w:r>
      <w:r>
        <w:t>]_[### if multiples</w:t>
      </w:r>
      <w:r w:rsidR="00FD2097">
        <w:t>]</w:t>
      </w:r>
      <w:bookmarkEnd w:id="111"/>
    </w:p>
    <w:p w14:paraId="6D7F226A" w14:textId="54315BC8" w:rsidR="00FD2097" w:rsidRDefault="00FD2097" w:rsidP="00FD2097">
      <w:pPr>
        <w:pStyle w:val="nrpsNormal"/>
        <w:ind w:firstLine="720"/>
      </w:pPr>
      <w:r>
        <w:t>Example: “</w:t>
      </w:r>
      <w:r w:rsidRPr="00935966">
        <w:t>20210226_21h01m49s_EREVAL_</w:t>
      </w:r>
      <w:r>
        <w:t>0</w:t>
      </w:r>
      <w:r w:rsidRPr="00935966">
        <w:t>06.jpg</w:t>
      </w:r>
      <w:r>
        <w:t>”</w:t>
      </w:r>
      <w:r w:rsidR="00270068">
        <w:br/>
      </w:r>
    </w:p>
    <w:p w14:paraId="627E991A" w14:textId="18825CD1" w:rsidR="00C83233" w:rsidRDefault="00270068" w:rsidP="00EF7196">
      <w:pPr>
        <w:pStyle w:val="nrpsNormal"/>
      </w:pPr>
      <w:r>
        <w:br/>
      </w:r>
    </w:p>
    <w:p w14:paraId="2D701F1C" w14:textId="77777777" w:rsidR="00F83DD0" w:rsidRDefault="00F83DD0" w:rsidP="00047B32">
      <w:pPr>
        <w:pStyle w:val="nrpsHeading2SOP"/>
      </w:pPr>
      <w:r w:rsidRPr="000A1D64">
        <w:t>Organize Images</w:t>
      </w:r>
    </w:p>
    <w:p w14:paraId="7192FC9C" w14:textId="6816F23D" w:rsidR="006612F2" w:rsidRDefault="006612F2" w:rsidP="006612F2">
      <w:pPr>
        <w:pStyle w:val="nrpsNormal"/>
        <w:rPr>
          <w:szCs w:val="23"/>
        </w:rPr>
      </w:pPr>
      <w:commentRangeStart w:id="112"/>
      <w:r w:rsidRPr="001A6B2E">
        <w:rPr>
          <w:szCs w:val="23"/>
        </w:rPr>
        <w:t xml:space="preserve">Once data images have been </w:t>
      </w:r>
      <w:r>
        <w:rPr>
          <w:szCs w:val="23"/>
        </w:rPr>
        <w:t xml:space="preserve">edited, reviewed, and </w:t>
      </w:r>
      <w:r w:rsidRPr="001A6B2E">
        <w:rPr>
          <w:szCs w:val="23"/>
        </w:rPr>
        <w:t>renamed, the data images can be copied to the “Data” folder for the correct year and park.  Any other miscellaneous images should be moved to the “Misc” folder for the correct year and park</w:t>
      </w:r>
      <w:r>
        <w:rPr>
          <w:szCs w:val="23"/>
        </w:rPr>
        <w:t xml:space="preserve"> (Figure SOP 14.3)</w:t>
      </w:r>
      <w:r w:rsidRPr="001A6B2E">
        <w:rPr>
          <w:szCs w:val="23"/>
        </w:rPr>
        <w:t>.  Images that are to be linked to the database will need to go into the</w:t>
      </w:r>
      <w:r w:rsidR="00232752">
        <w:rPr>
          <w:szCs w:val="23"/>
        </w:rPr>
        <w:t xml:space="preserve"> </w:t>
      </w:r>
      <w:hyperlink r:id="rId66" w:history="1">
        <w:r w:rsidR="00232752" w:rsidRPr="001B6B17">
          <w:rPr>
            <w:rStyle w:val="Hyperlink"/>
            <w:szCs w:val="23"/>
          </w:rPr>
          <w:t>FTPC</w:t>
        </w:r>
        <w:r w:rsidRPr="001B6B17">
          <w:rPr>
            <w:rStyle w:val="Hyperlink"/>
            <w:szCs w:val="23"/>
          </w:rPr>
          <w:t xml:space="preserve"> “</w:t>
        </w:r>
        <w:r w:rsidR="00EF71DE" w:rsidRPr="001B6B17">
          <w:rPr>
            <w:rStyle w:val="Hyperlink"/>
            <w:szCs w:val="23"/>
          </w:rPr>
          <w:t>VS</w:t>
        </w:r>
        <w:r w:rsidR="001B6B17" w:rsidRPr="001B6B17">
          <w:rPr>
            <w:rStyle w:val="Hyperlink"/>
            <w:szCs w:val="23"/>
          </w:rPr>
          <w:t>_FTPC</w:t>
        </w:r>
        <w:r w:rsidR="0073289A" w:rsidRPr="001B6B17">
          <w:rPr>
            <w:rStyle w:val="Hyperlink"/>
            <w:szCs w:val="23"/>
          </w:rPr>
          <w:t>_Database_images</w:t>
        </w:r>
        <w:r w:rsidRPr="001B6B17">
          <w:rPr>
            <w:rStyle w:val="Hyperlink"/>
            <w:szCs w:val="23"/>
          </w:rPr>
          <w:t>”</w:t>
        </w:r>
      </w:hyperlink>
      <w:r w:rsidRPr="001A6B2E">
        <w:rPr>
          <w:szCs w:val="23"/>
        </w:rPr>
        <w:t xml:space="preserve"> folder</w:t>
      </w:r>
      <w:r>
        <w:rPr>
          <w:szCs w:val="23"/>
        </w:rPr>
        <w:t xml:space="preserve"> </w:t>
      </w:r>
      <w:r w:rsidR="00232752">
        <w:rPr>
          <w:szCs w:val="23"/>
        </w:rPr>
        <w:t xml:space="preserve">or </w:t>
      </w:r>
      <w:hyperlink r:id="rId67" w:history="1">
        <w:r w:rsidR="00232752" w:rsidRPr="0073289A">
          <w:rPr>
            <w:rStyle w:val="Hyperlink"/>
            <w:szCs w:val="23"/>
          </w:rPr>
          <w:t>EIP</w:t>
        </w:r>
        <w:r w:rsidR="0073289A" w:rsidRPr="0073289A">
          <w:rPr>
            <w:rStyle w:val="Hyperlink"/>
            <w:szCs w:val="23"/>
          </w:rPr>
          <w:t>S</w:t>
        </w:r>
        <w:r w:rsidR="00232752" w:rsidRPr="0073289A">
          <w:rPr>
            <w:rStyle w:val="Hyperlink"/>
            <w:szCs w:val="23"/>
          </w:rPr>
          <w:t xml:space="preserve"> “</w:t>
        </w:r>
        <w:r w:rsidR="0073289A" w:rsidRPr="0073289A">
          <w:rPr>
            <w:rStyle w:val="Hyperlink"/>
            <w:szCs w:val="23"/>
          </w:rPr>
          <w:t>VS_EIPS_Database_images</w:t>
        </w:r>
        <w:r w:rsidR="00232752" w:rsidRPr="0073289A">
          <w:rPr>
            <w:rStyle w:val="Hyperlink"/>
            <w:szCs w:val="23"/>
          </w:rPr>
          <w:t>”</w:t>
        </w:r>
      </w:hyperlink>
      <w:r w:rsidR="00232752">
        <w:rPr>
          <w:szCs w:val="23"/>
        </w:rPr>
        <w:t xml:space="preserve"> folder </w:t>
      </w:r>
      <w:r>
        <w:rPr>
          <w:szCs w:val="23"/>
        </w:rPr>
        <w:t>for the correct year</w:t>
      </w:r>
      <w:r w:rsidR="006C0311">
        <w:rPr>
          <w:szCs w:val="23"/>
        </w:rPr>
        <w:t xml:space="preserve">, </w:t>
      </w:r>
      <w:r>
        <w:rPr>
          <w:szCs w:val="23"/>
        </w:rPr>
        <w:t>park</w:t>
      </w:r>
      <w:r w:rsidR="00AD384B">
        <w:rPr>
          <w:szCs w:val="23"/>
        </w:rPr>
        <w:t>, and community type</w:t>
      </w:r>
      <w:r>
        <w:rPr>
          <w:szCs w:val="23"/>
        </w:rPr>
        <w:t xml:space="preserve"> (</w:t>
      </w:r>
      <w:r w:rsidRPr="001A6B2E">
        <w:rPr>
          <w:szCs w:val="23"/>
        </w:rPr>
        <w:t>Figure SOP 14.</w:t>
      </w:r>
      <w:r w:rsidR="005646A6">
        <w:rPr>
          <w:szCs w:val="23"/>
        </w:rPr>
        <w:t xml:space="preserve">30 and </w:t>
      </w:r>
      <w:r w:rsidR="006C0311">
        <w:rPr>
          <w:szCs w:val="23"/>
        </w:rPr>
        <w:t>14.31</w:t>
      </w:r>
      <w:r>
        <w:rPr>
          <w:szCs w:val="23"/>
        </w:rPr>
        <w:t>)</w:t>
      </w:r>
      <w:r w:rsidRPr="001A6B2E">
        <w:rPr>
          <w:i/>
          <w:iCs/>
          <w:szCs w:val="23"/>
        </w:rPr>
        <w:t>.</w:t>
      </w:r>
    </w:p>
    <w:p w14:paraId="3810402B" w14:textId="627A8457" w:rsidR="009C3173" w:rsidRPr="009C3173" w:rsidRDefault="009C3173" w:rsidP="006612F2">
      <w:pPr>
        <w:pStyle w:val="nrpsNormal"/>
        <w:rPr>
          <w:szCs w:val="23"/>
        </w:rPr>
      </w:pPr>
      <w:r w:rsidRPr="001A6B2E">
        <w:rPr>
          <w:szCs w:val="23"/>
        </w:rPr>
        <w:t>Specific procedures for organizing images can be found in the “</w:t>
      </w:r>
      <w:r>
        <w:rPr>
          <w:szCs w:val="23"/>
        </w:rPr>
        <w:t>Uploading</w:t>
      </w:r>
      <w:r w:rsidRPr="001A6B2E">
        <w:rPr>
          <w:szCs w:val="23"/>
        </w:rPr>
        <w:t xml:space="preserve"> Processed Image Files to </w:t>
      </w:r>
      <w:r>
        <w:rPr>
          <w:szCs w:val="23"/>
        </w:rPr>
        <w:t>SharePoint”</w:t>
      </w:r>
      <w:r w:rsidRPr="001A6B2E">
        <w:rPr>
          <w:szCs w:val="23"/>
        </w:rPr>
        <w:t xml:space="preserve"> section in the </w:t>
      </w:r>
      <w:commentRangeStart w:id="113"/>
      <w:r>
        <w:fldChar w:fldCharType="begin"/>
      </w:r>
      <w:r>
        <w:instrText xml:space="preserve"> HYPERLINK "https://doimspp.sharepoint.com/:w:/r/sites/nps-PWR-PACNIM/data_mgmt/sop_documents/SOP_Processing_photos_GeoJot_Core_v2.docx?d=w06c4ba6ec509597992f330dbffcb8918&amp;csf=1&amp;web=1&amp;e=b6gqtq" </w:instrText>
      </w:r>
      <w:r>
        <w:fldChar w:fldCharType="separate"/>
      </w:r>
      <w:r w:rsidRPr="00C17A5F">
        <w:rPr>
          <w:rStyle w:val="Hyperlink"/>
          <w:szCs w:val="23"/>
        </w:rPr>
        <w:t xml:space="preserve">SOP </w:t>
      </w:r>
      <w:r w:rsidRPr="00B54208">
        <w:rPr>
          <w:rStyle w:val="Hyperlink"/>
          <w:szCs w:val="23"/>
        </w:rPr>
        <w:t>Processing Images with GeoJot+ Core® Software</w:t>
      </w:r>
      <w:r>
        <w:rPr>
          <w:rStyle w:val="Hyperlink"/>
          <w:szCs w:val="23"/>
        </w:rPr>
        <w:fldChar w:fldCharType="end"/>
      </w:r>
      <w:commentRangeEnd w:id="113"/>
      <w:r w:rsidR="0082118E">
        <w:rPr>
          <w:rStyle w:val="CommentReference"/>
          <w:color w:val="auto"/>
        </w:rPr>
        <w:commentReference w:id="113"/>
      </w:r>
      <w:r w:rsidRPr="001A6B2E">
        <w:rPr>
          <w:szCs w:val="23"/>
        </w:rPr>
        <w:t>.</w:t>
      </w:r>
    </w:p>
    <w:p w14:paraId="46409657" w14:textId="0D93F99D" w:rsidR="002D2EA6" w:rsidRDefault="002D2EA6" w:rsidP="001352D7">
      <w:pPr>
        <w:pStyle w:val="nrpsNormalsingleline"/>
        <w:jc w:val="center"/>
      </w:pPr>
      <w:r>
        <w:rPr>
          <w:noProof/>
        </w:rPr>
        <w:drawing>
          <wp:inline distT="0" distB="0" distL="0" distR="0" wp14:anchorId="00DBBA88" wp14:editId="0B630D62">
            <wp:extent cx="5505450" cy="2072189"/>
            <wp:effectExtent l="19050" t="19050" r="19050" b="23495"/>
            <wp:docPr id="42" name="Picture 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extLst>
                        <a:ext uri="{C183D7F6-B498-43B3-948B-1728B52AA6E4}">
                          <adec:decorative xmlns:adec="http://schemas.microsoft.com/office/drawing/2017/decorative" val="1"/>
                        </a:ext>
                      </a:extLst>
                    </pic:cNvPr>
                    <pic:cNvPicPr/>
                  </pic:nvPicPr>
                  <pic:blipFill>
                    <a:blip r:embed="rId68">
                      <a:extLst>
                        <a:ext uri="{28A0092B-C50C-407E-A947-70E740481C1C}">
                          <a14:useLocalDpi xmlns:a14="http://schemas.microsoft.com/office/drawing/2010/main" val="0"/>
                        </a:ext>
                      </a:extLst>
                    </a:blip>
                    <a:stretch>
                      <a:fillRect/>
                    </a:stretch>
                  </pic:blipFill>
                  <pic:spPr>
                    <a:xfrm>
                      <a:off x="0" y="0"/>
                      <a:ext cx="5531766" cy="2082094"/>
                    </a:xfrm>
                    <a:prstGeom prst="rect">
                      <a:avLst/>
                    </a:prstGeom>
                    <a:ln>
                      <a:solidFill>
                        <a:schemeClr val="accent1"/>
                      </a:solidFill>
                    </a:ln>
                  </pic:spPr>
                </pic:pic>
              </a:graphicData>
            </a:graphic>
          </wp:inline>
        </w:drawing>
      </w:r>
    </w:p>
    <w:p w14:paraId="7A1F25B5" w14:textId="223D8353" w:rsidR="002D2EA6" w:rsidRDefault="002D2EA6" w:rsidP="001352D7">
      <w:pPr>
        <w:pStyle w:val="nrpsFigurecaptionSOP"/>
      </w:pPr>
      <w:r w:rsidRPr="001352D7">
        <w:rPr>
          <w:b/>
          <w:bCs/>
        </w:rPr>
        <w:t>Figure SOP 14.30.</w:t>
      </w:r>
      <w:r>
        <w:t xml:space="preserve"> Example of FTPC</w:t>
      </w:r>
      <w:r w:rsidR="00B27E87">
        <w:t xml:space="preserve"> database image file location for a particular year, park, and community type.</w:t>
      </w:r>
    </w:p>
    <w:p w14:paraId="1A94C0D4" w14:textId="4E65359C" w:rsidR="004A1822" w:rsidRDefault="00BD0870" w:rsidP="002327AC">
      <w:pPr>
        <w:pStyle w:val="nrpsNormalsingleline"/>
        <w:jc w:val="center"/>
      </w:pPr>
      <w:r>
        <w:rPr>
          <w:noProof/>
        </w:rPr>
        <w:drawing>
          <wp:inline distT="0" distB="0" distL="0" distR="0" wp14:anchorId="1BC6731F" wp14:editId="72050EF6">
            <wp:extent cx="5534025" cy="2031509"/>
            <wp:effectExtent l="19050" t="19050" r="9525" b="26035"/>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a:extLst>
                        <a:ext uri="{C183D7F6-B498-43B3-948B-1728B52AA6E4}">
                          <adec:decorative xmlns:adec="http://schemas.microsoft.com/office/drawing/2017/decorative" val="1"/>
                        </a:ext>
                      </a:extLst>
                    </pic:cNvPr>
                    <pic:cNvPicPr/>
                  </pic:nvPicPr>
                  <pic:blipFill>
                    <a:blip r:embed="rId69">
                      <a:extLst>
                        <a:ext uri="{28A0092B-C50C-407E-A947-70E740481C1C}">
                          <a14:useLocalDpi xmlns:a14="http://schemas.microsoft.com/office/drawing/2010/main" val="0"/>
                        </a:ext>
                      </a:extLst>
                    </a:blip>
                    <a:stretch>
                      <a:fillRect/>
                    </a:stretch>
                  </pic:blipFill>
                  <pic:spPr>
                    <a:xfrm>
                      <a:off x="0" y="0"/>
                      <a:ext cx="5582362" cy="2049253"/>
                    </a:xfrm>
                    <a:prstGeom prst="rect">
                      <a:avLst/>
                    </a:prstGeom>
                    <a:ln>
                      <a:solidFill>
                        <a:schemeClr val="accent1"/>
                      </a:solidFill>
                    </a:ln>
                  </pic:spPr>
                </pic:pic>
              </a:graphicData>
            </a:graphic>
          </wp:inline>
        </w:drawing>
      </w:r>
    </w:p>
    <w:p w14:paraId="0647C0A9" w14:textId="0B42A358" w:rsidR="00BD0870" w:rsidRDefault="00BD0870" w:rsidP="00BD0870">
      <w:pPr>
        <w:pStyle w:val="nrpsFigurecaptionSOP"/>
      </w:pPr>
      <w:r w:rsidRPr="00BD0870">
        <w:rPr>
          <w:b/>
          <w:bCs/>
        </w:rPr>
        <w:t>Figure SOP 14.31.</w:t>
      </w:r>
      <w:r>
        <w:t xml:space="preserve"> Example of EIPS database image file location for a particular year, park, and community type.</w:t>
      </w:r>
      <w:commentRangeEnd w:id="112"/>
      <w:r w:rsidR="001C40A8">
        <w:rPr>
          <w:rStyle w:val="CommentReference"/>
          <w:rFonts w:ascii="Times New Roman" w:hAnsi="Times New Roman"/>
          <w:color w:val="auto"/>
        </w:rPr>
        <w:commentReference w:id="112"/>
      </w:r>
    </w:p>
    <w:p w14:paraId="500C86F6" w14:textId="7A1DA60A" w:rsidR="00337AEB" w:rsidRPr="00337AEB" w:rsidRDefault="00337AEB" w:rsidP="00337AEB">
      <w:pPr>
        <w:pStyle w:val="nrpsNormal"/>
      </w:pPr>
      <w:commentRangeStart w:id="114"/>
      <w:r w:rsidRPr="001A6B2E">
        <w:rPr>
          <w:szCs w:val="23"/>
        </w:rPr>
        <w:t xml:space="preserve">Photos of interest to a greater audience </w:t>
      </w:r>
      <w:commentRangeEnd w:id="114"/>
      <w:r w:rsidR="001C40A8">
        <w:rPr>
          <w:rStyle w:val="CommentReference"/>
          <w:color w:val="auto"/>
        </w:rPr>
        <w:commentReference w:id="114"/>
      </w:r>
      <w:r w:rsidRPr="001A6B2E">
        <w:rPr>
          <w:szCs w:val="23"/>
        </w:rPr>
        <w:t xml:space="preserve">will be copied to the </w:t>
      </w:r>
      <w:hyperlink r:id="rId70" w:history="1">
        <w:r w:rsidRPr="001372C2">
          <w:rPr>
            <w:rStyle w:val="Hyperlink"/>
            <w:szCs w:val="23"/>
          </w:rPr>
          <w:t>PACN Monitoring Archive Library</w:t>
        </w:r>
      </w:hyperlink>
      <w:r w:rsidRPr="00337AEB">
        <w:rPr>
          <w:szCs w:val="23"/>
        </w:rPr>
        <w:t xml:space="preserve"> for </w:t>
      </w:r>
      <w:hyperlink r:id="rId71" w:history="1">
        <w:r w:rsidRPr="003B6FD4">
          <w:rPr>
            <w:rStyle w:val="Hyperlink"/>
            <w:szCs w:val="23"/>
          </w:rPr>
          <w:t>FTPC</w:t>
        </w:r>
      </w:hyperlink>
      <w:r>
        <w:rPr>
          <w:szCs w:val="23"/>
        </w:rPr>
        <w:t xml:space="preserve"> or </w:t>
      </w:r>
      <w:hyperlink r:id="rId72" w:history="1">
        <w:r w:rsidRPr="003B6FD4">
          <w:rPr>
            <w:rStyle w:val="Hyperlink"/>
            <w:szCs w:val="23"/>
          </w:rPr>
          <w:t>EIPS</w:t>
        </w:r>
      </w:hyperlink>
      <w:r w:rsidRPr="001A6B2E">
        <w:rPr>
          <w:szCs w:val="23"/>
        </w:rPr>
        <w:t xml:space="preserve"> by the PACN Data Manager.  Generally, these images are high quality, high resolution, but lower quality images may be included if the subject matter has broad appeal and is special, rare, or unique.</w:t>
      </w:r>
      <w:r>
        <w:rPr>
          <w:szCs w:val="23"/>
        </w:rPr>
        <w:br/>
      </w:r>
    </w:p>
    <w:p w14:paraId="48C28705" w14:textId="7F6EA692" w:rsidR="005C0F0E" w:rsidRPr="00DE0894" w:rsidDel="00ED05B1" w:rsidRDefault="000B1F9E" w:rsidP="009027BE">
      <w:pPr>
        <w:pStyle w:val="nrpsNormal"/>
        <w:rPr>
          <w:del w:id="115" w:author="Weisenborn, Kimberly L" w:date="2022-03-11T17:59:00Z"/>
        </w:rPr>
      </w:pPr>
      <w:del w:id="116" w:author="Weisenborn, Kimberly L" w:date="2022-03-11T15:36:00Z">
        <w:r w:rsidRPr="00DE0894" w:rsidDel="006042E7">
          <w:br/>
        </w:r>
      </w:del>
    </w:p>
    <w:p w14:paraId="50372F99" w14:textId="77777777" w:rsidR="00C83233" w:rsidRDefault="00C83233" w:rsidP="00ED05B1">
      <w:pPr>
        <w:pStyle w:val="nrpsHeading2SOP"/>
      </w:pPr>
      <w:r>
        <w:t>Establish Database Links</w:t>
      </w:r>
    </w:p>
    <w:p w14:paraId="7029F1A5" w14:textId="5E98BF62" w:rsidR="00C83233" w:rsidRPr="00B6403E" w:rsidRDefault="00F622BC" w:rsidP="00E831BD">
      <w:pPr>
        <w:pStyle w:val="nrpsNormal"/>
      </w:pPr>
      <w:r>
        <w:t xml:space="preserve">Images for the </w:t>
      </w:r>
      <w:commentRangeStart w:id="117"/>
      <w:commentRangeStart w:id="118"/>
      <w:r w:rsidR="00052484">
        <w:t>FTPC</w:t>
      </w:r>
      <w:r w:rsidR="009F1B35">
        <w:t xml:space="preserve"> </w:t>
      </w:r>
      <w:commentRangeEnd w:id="117"/>
      <w:r w:rsidR="002576F7">
        <w:rPr>
          <w:rStyle w:val="CommentReference"/>
          <w:color w:val="auto"/>
        </w:rPr>
        <w:commentReference w:id="117"/>
      </w:r>
      <w:commentRangeEnd w:id="118"/>
      <w:r w:rsidR="003D3BFB">
        <w:rPr>
          <w:rStyle w:val="CommentReference"/>
          <w:color w:val="auto"/>
        </w:rPr>
        <w:commentReference w:id="118"/>
      </w:r>
      <w:r w:rsidR="00703D42">
        <w:t xml:space="preserve">and EIPS </w:t>
      </w:r>
      <w:r w:rsidR="005C59F0">
        <w:t>M</w:t>
      </w:r>
      <w:r w:rsidR="009F1B35">
        <w:t>onitoring</w:t>
      </w:r>
      <w:r>
        <w:t xml:space="preserve"> protocol </w:t>
      </w:r>
      <w:r w:rsidR="00B6403E">
        <w:t>can be directly linked to the data in the</w:t>
      </w:r>
      <w:r w:rsidR="0075348D">
        <w:t>ir respective</w:t>
      </w:r>
      <w:r w:rsidR="00B6403E">
        <w:t xml:space="preserve"> database</w:t>
      </w:r>
      <w:r w:rsidR="0075348D">
        <w:t>s</w:t>
      </w:r>
      <w:r w:rsidR="00B6403E">
        <w:t xml:space="preserve">.  </w:t>
      </w:r>
      <w:r w:rsidR="00C83233" w:rsidRPr="00B6403E">
        <w:t xml:space="preserve">During data entry and processing, the database application will provide the functionality required to establish a link between each database record and the appropriate image file(s).  To establish the link, the database prompts the user to indicate the root project workspace directory path, the specific image folder within the project workspace, and the specific file name.  This way, the entire workspace may be later moved to a different directory (i.e., the </w:t>
      </w:r>
      <w:hyperlink r:id="rId73" w:history="1">
        <w:r w:rsidR="00C52D6D" w:rsidRPr="00B23F01">
          <w:rPr>
            <w:rStyle w:val="Hyperlink"/>
            <w:szCs w:val="23"/>
          </w:rPr>
          <w:t>PACN Monitoring Archive Library</w:t>
        </w:r>
      </w:hyperlink>
      <w:r w:rsidR="00C52D6D" w:rsidRPr="00137AEC">
        <w:rPr>
          <w:szCs w:val="23"/>
        </w:rPr>
        <w:t xml:space="preserve"> for </w:t>
      </w:r>
      <w:hyperlink r:id="rId74" w:history="1">
        <w:r w:rsidR="00C52D6D" w:rsidRPr="00301866">
          <w:rPr>
            <w:rStyle w:val="Hyperlink"/>
            <w:szCs w:val="23"/>
          </w:rPr>
          <w:t>FTPC</w:t>
        </w:r>
      </w:hyperlink>
      <w:r w:rsidR="00C52D6D" w:rsidRPr="00137AEC">
        <w:rPr>
          <w:szCs w:val="23"/>
        </w:rPr>
        <w:t xml:space="preserve"> &amp; </w:t>
      </w:r>
      <w:hyperlink r:id="rId75" w:history="1">
        <w:r w:rsidR="00C52D6D" w:rsidRPr="00301866">
          <w:rPr>
            <w:rStyle w:val="Hyperlink"/>
            <w:szCs w:val="23"/>
          </w:rPr>
          <w:t>EIPS</w:t>
        </w:r>
      </w:hyperlink>
      <w:r w:rsidR="00C83233" w:rsidRPr="00B6403E">
        <w:t>) and the links will still be valid after changing only the root path.</w:t>
      </w:r>
      <w:r w:rsidR="00EB3F6D">
        <w:t xml:space="preserve">  </w:t>
      </w:r>
      <w:r w:rsidR="00EB3F6D" w:rsidRPr="001A6B2E">
        <w:rPr>
          <w:szCs w:val="23"/>
        </w:rPr>
        <w:t>Refer to</w:t>
      </w:r>
      <w:r w:rsidR="00EB3F6D">
        <w:rPr>
          <w:szCs w:val="23"/>
        </w:rPr>
        <w:t xml:space="preserve"> the </w:t>
      </w:r>
      <w:hyperlink r:id="rId76" w:history="1">
        <w:r w:rsidR="00866B38" w:rsidRPr="007F7D8B">
          <w:rPr>
            <w:rStyle w:val="Hyperlink"/>
          </w:rPr>
          <w:t>FTPC SOP #14 Workspace Setup and Project Records Management</w:t>
        </w:r>
      </w:hyperlink>
      <w:r w:rsidR="00866B38">
        <w:rPr>
          <w:szCs w:val="23"/>
        </w:rPr>
        <w:t xml:space="preserve"> / </w:t>
      </w:r>
      <w:hyperlink r:id="rId77" w:history="1">
        <w:r w:rsidR="004F73FF">
          <w:rPr>
            <w:rStyle w:val="Hyperlink"/>
          </w:rPr>
          <w:t>EIPS SOP #12 Workspace Setup and Project Records Management</w:t>
        </w:r>
      </w:hyperlink>
      <w:r w:rsidR="00EB3F6D" w:rsidRPr="001A6B2E">
        <w:rPr>
          <w:szCs w:val="23"/>
        </w:rPr>
        <w:t xml:space="preserve">, and </w:t>
      </w:r>
      <w:hyperlink r:id="rId78" w:history="1">
        <w:r w:rsidR="00EB6467" w:rsidRPr="00506F22">
          <w:rPr>
            <w:rStyle w:val="Hyperlink"/>
          </w:rPr>
          <w:t>FTPC SOP #17 Data Entry and Verification</w:t>
        </w:r>
      </w:hyperlink>
      <w:r w:rsidR="00EB6467">
        <w:t xml:space="preserve"> / </w:t>
      </w:r>
      <w:hyperlink r:id="rId79" w:history="1">
        <w:r w:rsidR="00EB6467">
          <w:rPr>
            <w:rStyle w:val="Hyperlink"/>
            <w:szCs w:val="23"/>
          </w:rPr>
          <w:t>EIPS SOP #15 Data Entry and Verification</w:t>
        </w:r>
      </w:hyperlink>
      <w:r w:rsidR="00EB3F6D" w:rsidRPr="001A6B2E">
        <w:rPr>
          <w:szCs w:val="23"/>
        </w:rPr>
        <w:t xml:space="preserve"> for additional details on setting up the database images structure and establishing these links.</w:t>
      </w:r>
    </w:p>
    <w:p w14:paraId="10065025" w14:textId="4C498052" w:rsidR="008B7CB6" w:rsidRDefault="00C83233" w:rsidP="000B1F9E">
      <w:pPr>
        <w:pStyle w:val="nrpsNormal"/>
      </w:pPr>
      <w:r w:rsidRPr="001C24D6">
        <w:rPr>
          <w:b/>
          <w:bCs/>
          <w:u w:val="single"/>
        </w:rPr>
        <w:t>Note</w:t>
      </w:r>
      <w:r w:rsidRPr="001C24D6">
        <w:rPr>
          <w:b/>
          <w:bCs/>
        </w:rPr>
        <w:t>:</w:t>
      </w:r>
      <w:r w:rsidR="001C24D6">
        <w:t xml:space="preserve"> </w:t>
      </w:r>
      <w:r w:rsidR="001E6717" w:rsidRPr="001A6B2E">
        <w:rPr>
          <w:szCs w:val="23"/>
        </w:rPr>
        <w:t xml:space="preserve">It is important that the files keep the same name and location once these database links have been established.  Users should not rename or reorganize the directory structure for linked image files without first consulting with the </w:t>
      </w:r>
      <w:r w:rsidR="001E6717">
        <w:rPr>
          <w:szCs w:val="23"/>
        </w:rPr>
        <w:t xml:space="preserve">PACN </w:t>
      </w:r>
      <w:r w:rsidR="001E6717" w:rsidRPr="001A6B2E">
        <w:rPr>
          <w:szCs w:val="23"/>
        </w:rPr>
        <w:t>Data Manager</w:t>
      </w:r>
      <w:r w:rsidRPr="00B6403E">
        <w:t>.</w:t>
      </w:r>
    </w:p>
    <w:p w14:paraId="42A9BDC5" w14:textId="308286F3" w:rsidR="008207F0" w:rsidRDefault="008207F0" w:rsidP="008207F0">
      <w:pPr>
        <w:pStyle w:val="nrpsNormal"/>
        <w:rPr>
          <w:szCs w:val="23"/>
        </w:rPr>
      </w:pPr>
      <w:r w:rsidRPr="001A6B2E">
        <w:rPr>
          <w:szCs w:val="23"/>
        </w:rPr>
        <w:t xml:space="preserve">The procedures for linking images to the </w:t>
      </w:r>
      <w:r>
        <w:rPr>
          <w:szCs w:val="23"/>
        </w:rPr>
        <w:t>FTPC</w:t>
      </w:r>
      <w:r w:rsidRPr="001A6B2E">
        <w:rPr>
          <w:szCs w:val="23"/>
        </w:rPr>
        <w:t xml:space="preserve"> Monitoring Database can be found in </w:t>
      </w:r>
      <w:hyperlink r:id="rId80" w:history="1">
        <w:r w:rsidRPr="00BC4C52">
          <w:rPr>
            <w:rStyle w:val="Hyperlink"/>
            <w:szCs w:val="23"/>
          </w:rPr>
          <w:t>Focal Terrestrial Plant Communities Monitoring Database User Guide</w:t>
        </w:r>
      </w:hyperlink>
      <w:r w:rsidRPr="001A6B2E">
        <w:rPr>
          <w:szCs w:val="23"/>
        </w:rPr>
        <w:t xml:space="preserve">, located </w:t>
      </w:r>
      <w:r>
        <w:rPr>
          <w:szCs w:val="23"/>
        </w:rPr>
        <w:t xml:space="preserve">in the </w:t>
      </w:r>
      <w:hyperlink r:id="rId81" w:history="1">
        <w:r>
          <w:rPr>
            <w:rStyle w:val="Hyperlink"/>
            <w:szCs w:val="23"/>
          </w:rPr>
          <w:t>FTPC Database Documentation</w:t>
        </w:r>
      </w:hyperlink>
      <w:r>
        <w:rPr>
          <w:szCs w:val="23"/>
        </w:rPr>
        <w:t xml:space="preserve"> in SharePoint</w:t>
      </w:r>
      <w:r w:rsidRPr="001A6B2E">
        <w:rPr>
          <w:i/>
          <w:iCs/>
          <w:szCs w:val="23"/>
        </w:rPr>
        <w:t>.</w:t>
      </w:r>
    </w:p>
    <w:p w14:paraId="5BBC447A" w14:textId="3F2360C9" w:rsidR="003D3BFB" w:rsidRDefault="00EE64F9" w:rsidP="003D3BFB">
      <w:pPr>
        <w:pStyle w:val="nrpsNormal"/>
      </w:pPr>
      <w:r w:rsidRPr="001A6B2E">
        <w:t xml:space="preserve">The procedures for linking images to the </w:t>
      </w:r>
      <w:r>
        <w:t>EIPS</w:t>
      </w:r>
      <w:r w:rsidRPr="001A6B2E">
        <w:t xml:space="preserve"> Monitoring Database can be found in </w:t>
      </w:r>
      <w:hyperlink r:id="rId82" w:history="1">
        <w:r w:rsidRPr="00174E73">
          <w:rPr>
            <w:rStyle w:val="Hyperlink"/>
            <w:szCs w:val="23"/>
          </w:rPr>
          <w:t>Established Invasive Plant Species Monitoring Database User Guide</w:t>
        </w:r>
      </w:hyperlink>
      <w:r w:rsidRPr="001A6B2E">
        <w:t xml:space="preserve">, located </w:t>
      </w:r>
      <w:r>
        <w:t xml:space="preserve">in the </w:t>
      </w:r>
      <w:hyperlink r:id="rId83" w:history="1">
        <w:r>
          <w:rPr>
            <w:rStyle w:val="Hyperlink"/>
            <w:szCs w:val="23"/>
          </w:rPr>
          <w:t>EIPS Database Documentation</w:t>
        </w:r>
      </w:hyperlink>
      <w:r>
        <w:t xml:space="preserve"> in SharePoint.</w:t>
      </w:r>
    </w:p>
    <w:p w14:paraId="3C18AE86" w14:textId="77777777" w:rsidR="001C40A8" w:rsidRDefault="001C40A8" w:rsidP="001C40A8">
      <w:pPr>
        <w:pStyle w:val="nrpsHeading2SOP"/>
      </w:pPr>
      <w:commentRangeStart w:id="119"/>
      <w:commentRangeStart w:id="120"/>
      <w:commentRangeStart w:id="121"/>
      <w:r w:rsidRPr="00DC76C4">
        <w:t>Review Images</w:t>
      </w:r>
    </w:p>
    <w:p w14:paraId="389C9BEC" w14:textId="19EC0F51" w:rsidR="001B569C" w:rsidRPr="001B569C" w:rsidDel="008A5772" w:rsidRDefault="001C40A8" w:rsidP="001C40A8">
      <w:pPr>
        <w:pStyle w:val="nrpsHeading4SOP"/>
        <w:rPr>
          <w:del w:id="122" w:author="Weisenborn, Kimberly L" w:date="2022-03-11T08:58:00Z"/>
        </w:rPr>
      </w:pPr>
      <w:r>
        <w:t>Delete any poor-quality photos, repeats, blurred or otherwise unnecessary photos.  Low quality photos might be retained if the subject is highly unique, or the photo is an irreplaceable data photo.</w:t>
      </w:r>
      <w:commentRangeEnd w:id="119"/>
      <w:r>
        <w:rPr>
          <w:rStyle w:val="CommentReference"/>
          <w:color w:val="auto"/>
        </w:rPr>
        <w:commentReference w:id="119"/>
      </w:r>
      <w:commentRangeEnd w:id="120"/>
      <w:r>
        <w:rPr>
          <w:rStyle w:val="CommentReference"/>
          <w:color w:val="auto"/>
        </w:rPr>
        <w:commentReference w:id="120"/>
      </w:r>
      <w:commentRangeEnd w:id="121"/>
      <w:r>
        <w:rPr>
          <w:rStyle w:val="CommentReference"/>
          <w:bCs w:val="0"/>
          <w:color w:val="auto"/>
          <w:u w:val="none"/>
        </w:rPr>
        <w:commentReference w:id="121"/>
      </w:r>
      <w:r>
        <w:t xml:space="preserve">  </w:t>
      </w:r>
      <w:ins w:id="123" w:author="Weisenborn, Kimberly L" w:date="2022-03-11T18:13:00Z">
        <w:r w:rsidR="00EE64F9">
          <w:br/>
        </w:r>
      </w:ins>
    </w:p>
    <w:p w14:paraId="469F05AC" w14:textId="77777777" w:rsidR="00C83233" w:rsidRDefault="00C83233" w:rsidP="00047B32">
      <w:pPr>
        <w:pStyle w:val="nrpsHeading2SOP"/>
      </w:pPr>
      <w:r w:rsidRPr="00D5653D">
        <w:t>Final Storage</w:t>
      </w:r>
    </w:p>
    <w:p w14:paraId="2CACEFD5" w14:textId="5419D8F7" w:rsidR="000715E6" w:rsidRDefault="002E0868" w:rsidP="00FD1FA7">
      <w:pPr>
        <w:pStyle w:val="nrpsNormal"/>
      </w:pPr>
      <w:r w:rsidRPr="001A6B2E">
        <w:rPr>
          <w:szCs w:val="23"/>
        </w:rPr>
        <w:t xml:space="preserve">At the end of the season, and once the year’s data are certified, data images for the year will be moved to the </w:t>
      </w:r>
      <w:hyperlink r:id="rId84" w:history="1">
        <w:r w:rsidR="00137AEC" w:rsidRPr="00C123E8">
          <w:rPr>
            <w:rStyle w:val="Hyperlink"/>
            <w:szCs w:val="23"/>
          </w:rPr>
          <w:t>PACN Monitoring Archive Library</w:t>
        </w:r>
      </w:hyperlink>
      <w:r w:rsidR="00137AEC" w:rsidRPr="00137AEC">
        <w:rPr>
          <w:szCs w:val="23"/>
        </w:rPr>
        <w:t xml:space="preserve"> for </w:t>
      </w:r>
      <w:hyperlink r:id="rId85" w:history="1">
        <w:r w:rsidR="00137AEC" w:rsidRPr="00301866">
          <w:rPr>
            <w:rStyle w:val="Hyperlink"/>
            <w:szCs w:val="23"/>
          </w:rPr>
          <w:t>FTPC</w:t>
        </w:r>
      </w:hyperlink>
      <w:r w:rsidR="00137AEC" w:rsidRPr="00137AEC">
        <w:rPr>
          <w:szCs w:val="23"/>
        </w:rPr>
        <w:t xml:space="preserve"> &amp; </w:t>
      </w:r>
      <w:hyperlink r:id="rId86" w:history="1">
        <w:r w:rsidR="00137AEC" w:rsidRPr="00301866">
          <w:rPr>
            <w:rStyle w:val="Hyperlink"/>
            <w:szCs w:val="23"/>
          </w:rPr>
          <w:t>EIPS</w:t>
        </w:r>
      </w:hyperlink>
      <w:r w:rsidRPr="001A6B2E">
        <w:rPr>
          <w:szCs w:val="23"/>
        </w:rPr>
        <w:t xml:space="preserve"> </w:t>
      </w:r>
      <w:r>
        <w:rPr>
          <w:szCs w:val="23"/>
        </w:rPr>
        <w:t xml:space="preserve">in SharePoint </w:t>
      </w:r>
      <w:r w:rsidRPr="001A6B2E">
        <w:rPr>
          <w:szCs w:val="23"/>
        </w:rPr>
        <w:t xml:space="preserve">for archival.  Before data is certified all data images should be checked for completeness and linked to the database. Since the project images are on the network server, simply inform the </w:t>
      </w:r>
      <w:r>
        <w:rPr>
          <w:szCs w:val="23"/>
        </w:rPr>
        <w:t xml:space="preserve">PACN </w:t>
      </w:r>
      <w:r w:rsidRPr="001A6B2E">
        <w:rPr>
          <w:szCs w:val="23"/>
        </w:rPr>
        <w:t xml:space="preserve">Data Manager that the images are ready to be archived.  These files will be loaded into the </w:t>
      </w:r>
      <w:r w:rsidRPr="002913D1">
        <w:t xml:space="preserve">PACN Monitoring Archive Library for </w:t>
      </w:r>
      <w:r w:rsidR="002915D3">
        <w:t>FTPC &amp; EIPS</w:t>
      </w:r>
      <w:r>
        <w:rPr>
          <w:szCs w:val="23"/>
        </w:rPr>
        <w:t xml:space="preserve"> in SharePoint</w:t>
      </w:r>
      <w:r w:rsidRPr="001A6B2E">
        <w:rPr>
          <w:szCs w:val="23"/>
        </w:rPr>
        <w:t>, and the database links to data images will be updated accordingly</w:t>
      </w:r>
      <w:r w:rsidR="00C83233" w:rsidRPr="00B6403E">
        <w:t>.</w:t>
      </w:r>
      <w:r w:rsidR="008B7CB6">
        <w:br/>
      </w:r>
    </w:p>
    <w:p w14:paraId="6CC1F667" w14:textId="77777777" w:rsidR="008B7CB6" w:rsidRPr="008B7CB6" w:rsidRDefault="008B7CB6" w:rsidP="008B7CB6">
      <w:pPr>
        <w:keepNext/>
        <w:spacing w:line="276" w:lineRule="auto"/>
        <w:outlineLvl w:val="1"/>
        <w:rPr>
          <w:rFonts w:ascii="Arial" w:hAnsi="Arial" w:cs="Arial"/>
          <w:b/>
          <w:bCs/>
          <w:iCs/>
          <w:color w:val="000000" w:themeColor="text1"/>
          <w:sz w:val="23"/>
          <w:szCs w:val="28"/>
        </w:rPr>
      </w:pPr>
      <w:bookmarkStart w:id="124" w:name="_Hlk82190285"/>
      <w:r w:rsidRPr="008B7CB6">
        <w:rPr>
          <w:rFonts w:ascii="Arial" w:hAnsi="Arial" w:cs="Arial"/>
          <w:b/>
          <w:bCs/>
          <w:iCs/>
          <w:color w:val="000000" w:themeColor="text1"/>
          <w:sz w:val="23"/>
          <w:szCs w:val="28"/>
        </w:rPr>
        <w:t>Literature Cited</w:t>
      </w:r>
    </w:p>
    <w:p w14:paraId="6816C4DA" w14:textId="77777777" w:rsidR="008B7CB6" w:rsidRPr="008B7CB6" w:rsidRDefault="008B7CB6" w:rsidP="008B7CB6">
      <w:pPr>
        <w:spacing w:after="200" w:line="276" w:lineRule="auto"/>
        <w:ind w:left="360" w:hanging="360"/>
        <w:rPr>
          <w:color w:val="000000" w:themeColor="text1"/>
          <w:sz w:val="23"/>
        </w:rPr>
      </w:pPr>
      <w:bookmarkStart w:id="125" w:name="_Hlk83390568"/>
      <w:r w:rsidRPr="008B7CB6">
        <w:rPr>
          <w:color w:val="000000" w:themeColor="text1"/>
          <w:sz w:val="23"/>
        </w:rPr>
        <w:t>National Park Service (NPS). 2006. Digital Photo Metadata Standard, Version 1.0, A Conceptual Model. U.S. Department of Interior, National Park Service. Washington, D.C.</w:t>
      </w:r>
    </w:p>
    <w:p w14:paraId="50B01A74" w14:textId="7EA552A5" w:rsidR="008B7CB6" w:rsidRDefault="008B7CB6" w:rsidP="008B7CB6">
      <w:pPr>
        <w:spacing w:after="200" w:line="276" w:lineRule="auto"/>
        <w:ind w:left="360" w:hanging="360"/>
        <w:rPr>
          <w:color w:val="000000" w:themeColor="text1"/>
          <w:sz w:val="23"/>
        </w:rPr>
      </w:pPr>
      <w:r w:rsidRPr="008B7CB6">
        <w:rPr>
          <w:color w:val="000000" w:themeColor="text1"/>
          <w:sz w:val="23"/>
        </w:rPr>
        <w:t>Pacific Island Network (PACN). 202</w:t>
      </w:r>
      <w:r w:rsidR="009175DB">
        <w:rPr>
          <w:color w:val="000000" w:themeColor="text1"/>
          <w:sz w:val="23"/>
        </w:rPr>
        <w:t>2</w:t>
      </w:r>
      <w:r w:rsidRPr="008B7CB6">
        <w:rPr>
          <w:color w:val="000000" w:themeColor="text1"/>
          <w:sz w:val="23"/>
        </w:rPr>
        <w:t xml:space="preserve">. </w:t>
      </w:r>
      <w:hyperlink r:id="rId87" w:history="1">
        <w:r w:rsidR="00D01DB0" w:rsidRPr="00BC4C52">
          <w:rPr>
            <w:rStyle w:val="Hyperlink"/>
            <w:sz w:val="23"/>
          </w:rPr>
          <w:t>Established Invasive Plant Species</w:t>
        </w:r>
        <w:r w:rsidRPr="00BC4C52">
          <w:rPr>
            <w:rStyle w:val="Hyperlink"/>
            <w:sz w:val="23"/>
          </w:rPr>
          <w:t xml:space="preserve"> Monitoring Database User Guide</w:t>
        </w:r>
      </w:hyperlink>
      <w:r w:rsidRPr="008B7CB6">
        <w:rPr>
          <w:color w:val="000000" w:themeColor="text1"/>
          <w:sz w:val="23"/>
        </w:rPr>
        <w:t>, Version 2.0</w:t>
      </w:r>
      <w:r w:rsidR="009175DB">
        <w:rPr>
          <w:color w:val="000000" w:themeColor="text1"/>
          <w:sz w:val="23"/>
        </w:rPr>
        <w:t>1</w:t>
      </w:r>
      <w:r w:rsidRPr="008B7CB6">
        <w:rPr>
          <w:color w:val="000000" w:themeColor="text1"/>
          <w:sz w:val="23"/>
        </w:rPr>
        <w:t xml:space="preserve">.  Pacific Island Network, National Park Service.  Hawaii National Park, HI.  </w:t>
      </w:r>
    </w:p>
    <w:p w14:paraId="7B9E3077" w14:textId="137002B2" w:rsidR="00C93A8C" w:rsidRDefault="00D01DB0">
      <w:commentRangeStart w:id="126"/>
      <w:r w:rsidRPr="008B7CB6">
        <w:rPr>
          <w:color w:val="000000" w:themeColor="text1"/>
          <w:sz w:val="23"/>
        </w:rPr>
        <w:t xml:space="preserve">Pacific Island Network (PACN). 2021. </w:t>
      </w:r>
      <w:hyperlink r:id="rId88" w:history="1">
        <w:r w:rsidRPr="00BC4C52">
          <w:rPr>
            <w:rStyle w:val="Hyperlink"/>
            <w:sz w:val="23"/>
          </w:rPr>
          <w:t>Focal Terrestrial Plant Communities Monitoring Database User Guide</w:t>
        </w:r>
      </w:hyperlink>
      <w:r w:rsidRPr="008B7CB6">
        <w:rPr>
          <w:color w:val="000000" w:themeColor="text1"/>
          <w:sz w:val="23"/>
        </w:rPr>
        <w:t>, Version 2.0.  Pacific Island Network, National Park Service.  Hawaii National Park, HI.</w:t>
      </w:r>
      <w:commentRangeEnd w:id="126"/>
      <w:r w:rsidR="00EF151E">
        <w:rPr>
          <w:rStyle w:val="CommentReference"/>
        </w:rPr>
        <w:commentReference w:id="126"/>
      </w:r>
      <w:bookmarkEnd w:id="124"/>
      <w:bookmarkEnd w:id="125"/>
      <w:r w:rsidR="00C93A8C">
        <w:br w:type="page"/>
      </w:r>
    </w:p>
    <w:p w14:paraId="35A4B9A7" w14:textId="77777777" w:rsidR="008B7CB6" w:rsidRPr="00B6403E" w:rsidRDefault="008B7CB6" w:rsidP="002915D3">
      <w:pPr>
        <w:spacing w:after="200" w:line="276" w:lineRule="auto"/>
        <w:ind w:left="360" w:hanging="360"/>
      </w:pPr>
    </w:p>
    <w:sectPr w:rsidR="008B7CB6" w:rsidRPr="00B6403E" w:rsidSect="00601155">
      <w:footerReference w:type="default" r:id="rId8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6" w:author="Jacob Gross" w:date="2022-05-03T12:41:00Z" w:initials="GJJ">
    <w:p w14:paraId="6E5D0B2B" w14:textId="67A32A1B" w:rsidR="00FA0C73" w:rsidRDefault="00FA0C73">
      <w:pPr>
        <w:pStyle w:val="CommentText"/>
      </w:pPr>
      <w:r>
        <w:rPr>
          <w:rStyle w:val="CommentReference"/>
        </w:rPr>
        <w:annotationRef/>
      </w:r>
      <w:r>
        <w:t>“Part 1” only needs to be set-up once</w:t>
      </w:r>
      <w:r w:rsidR="006555B0">
        <w:t>. This section should probably be</w:t>
      </w:r>
      <w:r>
        <w:t xml:space="preserve"> split out into own SOP as it will be used for other items like veg analysis, QAQC charts and graphs, etc.</w:t>
      </w:r>
    </w:p>
  </w:comment>
  <w:comment w:id="97" w:author="Jacob Gross" w:date="2022-05-09T11:07:00Z" w:initials="GJJ">
    <w:p w14:paraId="7D71B9ED" w14:textId="174287A5" w:rsidR="006555B0" w:rsidRDefault="006555B0">
      <w:pPr>
        <w:pStyle w:val="CommentText"/>
      </w:pPr>
      <w:r>
        <w:rPr>
          <w:rStyle w:val="CommentReference"/>
        </w:rPr>
        <w:annotationRef/>
      </w:r>
      <w:r>
        <w:t>Need IT ticket to do these steps (and maybe to install Git too)</w:t>
      </w:r>
    </w:p>
  </w:comment>
  <w:comment w:id="98" w:author="Jacob Gross" w:date="2022-05-09T13:56:00Z" w:initials="GJJ">
    <w:p w14:paraId="1FAED1CD" w14:textId="6C4B9C8C" w:rsidR="001C40A8" w:rsidRDefault="001C40A8">
      <w:pPr>
        <w:pStyle w:val="CommentText"/>
      </w:pPr>
      <w:r>
        <w:rPr>
          <w:rStyle w:val="CommentReference"/>
        </w:rPr>
        <w:annotationRef/>
      </w:r>
      <w:r>
        <w:t>This is good information but not sure where to stick it in this SOP. Seems out of place here.</w:t>
      </w:r>
    </w:p>
  </w:comment>
  <w:comment w:id="113" w:author="Jacob Gross" w:date="2022-05-03T12:57:00Z" w:initials="GJJ">
    <w:p w14:paraId="2743A880" w14:textId="1D468E1C" w:rsidR="0082118E" w:rsidRDefault="0082118E">
      <w:pPr>
        <w:pStyle w:val="CommentText"/>
      </w:pPr>
      <w:r>
        <w:rPr>
          <w:rStyle w:val="CommentReference"/>
        </w:rPr>
        <w:annotationRef/>
      </w:r>
      <w:r>
        <w:t>This is done in the R step</w:t>
      </w:r>
      <w:r w:rsidR="00CE17ED">
        <w:t xml:space="preserve"> </w:t>
      </w:r>
      <w:r w:rsidR="001C40A8">
        <w:t xml:space="preserve">now </w:t>
      </w:r>
      <w:r w:rsidR="00CE17ED">
        <w:t xml:space="preserve">and is set up to follow all SOP </w:t>
      </w:r>
      <w:r w:rsidR="0052066D">
        <w:t>folder structure rules</w:t>
      </w:r>
      <w:r>
        <w:t>. No longer using GeoJot</w:t>
      </w:r>
      <w:r w:rsidR="00E774AF">
        <w:t>+ Core Software.</w:t>
      </w:r>
    </w:p>
  </w:comment>
  <w:comment w:id="112" w:author="Jacob Gross" w:date="2022-05-09T14:03:00Z" w:initials="GJJ">
    <w:p w14:paraId="4BAD1DDA" w14:textId="521BF769" w:rsidR="001C40A8" w:rsidRDefault="001C40A8">
      <w:pPr>
        <w:pStyle w:val="CommentText"/>
      </w:pPr>
      <w:r>
        <w:rPr>
          <w:rStyle w:val="CommentReference"/>
        </w:rPr>
        <w:annotationRef/>
      </w:r>
      <w:r>
        <w:t xml:space="preserve">This whole section can be moved to the end of “Run R function” section because it is all done automatically in R now. </w:t>
      </w:r>
    </w:p>
  </w:comment>
  <w:comment w:id="114" w:author="Jacob Gross" w:date="2022-05-09T14:03:00Z" w:initials="GJJ">
    <w:p w14:paraId="36C68444" w14:textId="73ECE79E" w:rsidR="001C40A8" w:rsidRDefault="001C40A8">
      <w:pPr>
        <w:pStyle w:val="CommentText"/>
      </w:pPr>
      <w:r>
        <w:rPr>
          <w:rStyle w:val="CommentReference"/>
        </w:rPr>
        <w:annotationRef/>
      </w:r>
      <w:r>
        <w:t>We have never done this as far as I know…</w:t>
      </w:r>
    </w:p>
  </w:comment>
  <w:comment w:id="117" w:author="Weisenborn, Kimberly L" w:date="2022-03-11T08:38:00Z" w:initials="WKL">
    <w:p w14:paraId="1A858AE2" w14:textId="0DB859D9" w:rsidR="002576F7" w:rsidRDefault="002576F7">
      <w:pPr>
        <w:pStyle w:val="CommentText"/>
      </w:pPr>
      <w:r>
        <w:rPr>
          <w:rStyle w:val="CommentReference"/>
        </w:rPr>
        <w:annotationRef/>
      </w:r>
      <w:r>
        <w:t>We’re not sure yet how linking images is going to work in SQL with SharePoint.</w:t>
      </w:r>
    </w:p>
  </w:comment>
  <w:comment w:id="118" w:author="Jacob Gross" w:date="2022-05-09T14:06:00Z" w:initials="GJJ">
    <w:p w14:paraId="3A15F086" w14:textId="2F32B979" w:rsidR="003D3BFB" w:rsidRDefault="003D3BFB">
      <w:pPr>
        <w:pStyle w:val="CommentText"/>
      </w:pPr>
      <w:r>
        <w:rPr>
          <w:rStyle w:val="CommentReference"/>
        </w:rPr>
        <w:annotationRef/>
      </w:r>
      <w:r>
        <w:t>This has been figured out now correct?</w:t>
      </w:r>
    </w:p>
  </w:comment>
  <w:comment w:id="119" w:author="Weisenborn, Kimberly L" w:date="2022-03-14T12:05:00Z" w:initials="WKL">
    <w:p w14:paraId="10145897" w14:textId="77777777" w:rsidR="001C40A8" w:rsidRDefault="001C40A8" w:rsidP="001C40A8">
      <w:pPr>
        <w:pStyle w:val="CommentText"/>
      </w:pPr>
      <w:r>
        <w:rPr>
          <w:rStyle w:val="CommentReference"/>
        </w:rPr>
        <w:annotationRef/>
      </w:r>
      <w:r>
        <w:t>May combine this with the photo rec section.</w:t>
      </w:r>
    </w:p>
  </w:comment>
  <w:comment w:id="120" w:author="Jacob Gross" w:date="2022-05-09T13:58:00Z" w:initials="GJJ">
    <w:p w14:paraId="77975B3D" w14:textId="77777777" w:rsidR="001C40A8" w:rsidRDefault="001C40A8" w:rsidP="001C40A8">
      <w:pPr>
        <w:pStyle w:val="CommentText"/>
      </w:pPr>
      <w:r>
        <w:rPr>
          <w:rStyle w:val="CommentReference"/>
        </w:rPr>
        <w:annotationRef/>
      </w:r>
      <w:r>
        <w:t>Sounds good.</w:t>
      </w:r>
    </w:p>
  </w:comment>
  <w:comment w:id="121" w:author="Jacob Gross" w:date="2022-05-09T14:00:00Z" w:initials="GJJ">
    <w:p w14:paraId="720C5E47" w14:textId="5F4FDB98" w:rsidR="001C40A8" w:rsidRDefault="001C40A8">
      <w:pPr>
        <w:pStyle w:val="CommentText"/>
      </w:pPr>
      <w:r>
        <w:rPr>
          <w:rStyle w:val="CommentReference"/>
        </w:rPr>
        <w:annotationRef/>
      </w:r>
      <w:r>
        <w:t xml:space="preserve">Actually, this should go here or in the database user guide. Because this stage is when the image will be reviewed. </w:t>
      </w:r>
    </w:p>
  </w:comment>
  <w:comment w:id="126" w:author="Weisenborn, Kimberly L" w:date="2022-03-10T14:59:00Z" w:initials="WKL">
    <w:p w14:paraId="51FF6DD2" w14:textId="2D30CDF5" w:rsidR="00EF151E" w:rsidRDefault="00EF151E">
      <w:pPr>
        <w:pStyle w:val="CommentText"/>
      </w:pPr>
      <w:r>
        <w:rPr>
          <w:rStyle w:val="CommentReference"/>
        </w:rPr>
        <w:annotationRef/>
      </w:r>
      <w:r>
        <w:t>To be updated soon…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5D0B2B" w15:done="0"/>
  <w15:commentEx w15:paraId="7D71B9ED" w15:done="0"/>
  <w15:commentEx w15:paraId="1FAED1CD" w15:done="0"/>
  <w15:commentEx w15:paraId="2743A880" w15:done="0"/>
  <w15:commentEx w15:paraId="4BAD1DDA" w15:done="0"/>
  <w15:commentEx w15:paraId="36C68444" w15:done="0"/>
  <w15:commentEx w15:paraId="1A858AE2" w15:done="0"/>
  <w15:commentEx w15:paraId="3A15F086" w15:paraIdParent="1A858AE2" w15:done="0"/>
  <w15:commentEx w15:paraId="10145897" w15:done="1"/>
  <w15:commentEx w15:paraId="77975B3D" w15:paraIdParent="10145897" w15:done="1"/>
  <w15:commentEx w15:paraId="720C5E47" w15:paraIdParent="10145897" w15:done="0"/>
  <w15:commentEx w15:paraId="51FF6D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1BA193" w16cex:dateUtc="2022-05-03T22:41:00Z"/>
  <w16cex:commentExtensible w16cex:durableId="26237454" w16cex:dateUtc="2022-05-09T21:07:00Z"/>
  <w16cex:commentExtensible w16cex:durableId="26239C04" w16cex:dateUtc="2022-05-09T23:56:00Z"/>
  <w16cex:commentExtensible w16cex:durableId="261BA54B" w16cex:dateUtc="2022-05-03T22:57:00Z"/>
  <w16cex:commentExtensible w16cex:durableId="26239DBE" w16cex:dateUtc="2022-05-10T00:03:00Z"/>
  <w16cex:commentExtensible w16cex:durableId="26239D95" w16cex:dateUtc="2022-05-10T00:03:00Z"/>
  <w16cex:commentExtensible w16cex:durableId="25D58915" w16cex:dateUtc="2022-03-11T18:38:00Z"/>
  <w16cex:commentExtensible w16cex:durableId="26239E4D" w16cex:dateUtc="2022-05-10T00:06:00Z"/>
  <w16cex:commentExtensible w16cex:durableId="25D9AE1C" w16cex:dateUtc="2022-03-14T22:05:00Z"/>
  <w16cex:commentExtensible w16cex:durableId="26239C71" w16cex:dateUtc="2022-05-09T23:58:00Z"/>
  <w16cex:commentExtensible w16cex:durableId="26239CF2" w16cex:dateUtc="2022-05-10T00:00:00Z"/>
  <w16cex:commentExtensible w16cex:durableId="25D490BD" w16cex:dateUtc="2022-03-11T0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5D0B2B" w16cid:durableId="261BA193"/>
  <w16cid:commentId w16cid:paraId="7D71B9ED" w16cid:durableId="26237454"/>
  <w16cid:commentId w16cid:paraId="1FAED1CD" w16cid:durableId="26239C04"/>
  <w16cid:commentId w16cid:paraId="2743A880" w16cid:durableId="261BA54B"/>
  <w16cid:commentId w16cid:paraId="4BAD1DDA" w16cid:durableId="26239DBE"/>
  <w16cid:commentId w16cid:paraId="36C68444" w16cid:durableId="26239D95"/>
  <w16cid:commentId w16cid:paraId="1A858AE2" w16cid:durableId="25D58915"/>
  <w16cid:commentId w16cid:paraId="3A15F086" w16cid:durableId="26239E4D"/>
  <w16cid:commentId w16cid:paraId="10145897" w16cid:durableId="25D9AE1C"/>
  <w16cid:commentId w16cid:paraId="77975B3D" w16cid:durableId="26239C71"/>
  <w16cid:commentId w16cid:paraId="720C5E47" w16cid:durableId="26239CF2"/>
  <w16cid:commentId w16cid:paraId="51FF6DD2" w16cid:durableId="25D490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13396" w14:textId="77777777" w:rsidR="00C3673C" w:rsidRDefault="00C3673C">
      <w:r>
        <w:separator/>
      </w:r>
    </w:p>
  </w:endnote>
  <w:endnote w:type="continuationSeparator" w:id="0">
    <w:p w14:paraId="168D9E04" w14:textId="77777777" w:rsidR="00C3673C" w:rsidRDefault="00C3673C">
      <w:r>
        <w:continuationSeparator/>
      </w:r>
    </w:p>
  </w:endnote>
  <w:endnote w:type="continuationNotice" w:id="1">
    <w:p w14:paraId="0CDC495F" w14:textId="77777777" w:rsidR="00C3673C" w:rsidRDefault="00C367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 w:name="Merriweather">
    <w:altName w:val="Calibri"/>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9F2AC" w14:textId="14F7F8DC" w:rsidR="00047B32" w:rsidRPr="00047B32" w:rsidRDefault="00047B32" w:rsidP="00047B32">
    <w:pPr>
      <w:tabs>
        <w:tab w:val="center" w:pos="4320"/>
        <w:tab w:val="right" w:pos="9360"/>
      </w:tabs>
      <w:rPr>
        <w:rFonts w:eastAsia="Calibri"/>
        <w:szCs w:val="22"/>
      </w:rPr>
    </w:pPr>
    <w:r w:rsidRPr="00047B32">
      <w:rPr>
        <w:rFonts w:eastAsia="Calibri"/>
        <w:szCs w:val="22"/>
      </w:rPr>
      <w:t xml:space="preserve">PACN </w:t>
    </w:r>
    <w:r w:rsidR="00706334">
      <w:rPr>
        <w:rFonts w:eastAsia="Calibri"/>
        <w:szCs w:val="22"/>
      </w:rPr>
      <w:t>Established Invasive Plant Specie</w:t>
    </w:r>
    <w:r w:rsidRPr="00047B32">
      <w:rPr>
        <w:rFonts w:eastAsia="Calibri"/>
        <w:szCs w:val="22"/>
      </w:rPr>
      <w:t>s Monitoring Protocol</w:t>
    </w:r>
    <w:r w:rsidRPr="00047B32">
      <w:rPr>
        <w:rFonts w:eastAsia="Calibri"/>
        <w:szCs w:val="22"/>
      </w:rPr>
      <w:tab/>
      <w:t>SOP 1</w:t>
    </w:r>
    <w:r w:rsidR="00706334">
      <w:rPr>
        <w:rFonts w:eastAsia="Calibri"/>
        <w:szCs w:val="22"/>
      </w:rPr>
      <w:t>4</w:t>
    </w:r>
    <w:r w:rsidRPr="00047B32">
      <w:rPr>
        <w:rFonts w:eastAsia="Calibri"/>
        <w:szCs w:val="22"/>
      </w:rPr>
      <w:t>.</w:t>
    </w:r>
    <w:r w:rsidRPr="00047B32">
      <w:rPr>
        <w:rFonts w:eastAsia="Calibri"/>
        <w:szCs w:val="22"/>
      </w:rPr>
      <w:fldChar w:fldCharType="begin"/>
    </w:r>
    <w:r w:rsidRPr="00047B32">
      <w:rPr>
        <w:rFonts w:eastAsia="Calibri"/>
        <w:szCs w:val="22"/>
      </w:rPr>
      <w:instrText xml:space="preserve"> PAGE   \* MERGEFORMAT </w:instrText>
    </w:r>
    <w:r w:rsidRPr="00047B32">
      <w:rPr>
        <w:rFonts w:eastAsia="Calibri"/>
        <w:szCs w:val="22"/>
      </w:rPr>
      <w:fldChar w:fldCharType="separate"/>
    </w:r>
    <w:r w:rsidR="00050CB7">
      <w:rPr>
        <w:rFonts w:eastAsia="Calibri"/>
        <w:noProof/>
        <w:szCs w:val="22"/>
      </w:rPr>
      <w:t>10</w:t>
    </w:r>
    <w:r w:rsidRPr="00047B32">
      <w:rPr>
        <w:rFonts w:eastAsia="Calibri"/>
        <w:szCs w:val="22"/>
      </w:rPr>
      <w:fldChar w:fldCharType="end"/>
    </w:r>
  </w:p>
  <w:p w14:paraId="6B8F84C7" w14:textId="77777777" w:rsidR="00365E11" w:rsidRDefault="00365E11" w:rsidP="00E551E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B2BA9" w14:textId="77777777" w:rsidR="00C3673C" w:rsidRDefault="00C3673C">
      <w:r>
        <w:separator/>
      </w:r>
    </w:p>
  </w:footnote>
  <w:footnote w:type="continuationSeparator" w:id="0">
    <w:p w14:paraId="176B34FC" w14:textId="77777777" w:rsidR="00C3673C" w:rsidRDefault="00C3673C">
      <w:r>
        <w:continuationSeparator/>
      </w:r>
    </w:p>
  </w:footnote>
  <w:footnote w:type="continuationNotice" w:id="1">
    <w:p w14:paraId="515187AF" w14:textId="77777777" w:rsidR="00C3673C" w:rsidRDefault="00C3673C"/>
  </w:footnote>
  <w:footnote w:id="2">
    <w:p w14:paraId="317F0CB3" w14:textId="44110A01" w:rsidR="00873D7D" w:rsidRPr="00A20A56" w:rsidRDefault="00873D7D" w:rsidP="00873D7D">
      <w:pPr>
        <w:pStyle w:val="FootnoteText"/>
      </w:pPr>
      <w:r>
        <w:rPr>
          <w:rStyle w:val="FootnoteReference"/>
        </w:rPr>
        <w:footnoteRef/>
      </w:r>
      <w:r>
        <w:t xml:space="preserve"> </w:t>
      </w:r>
      <w:r>
        <w:rPr>
          <w:lang w:val="haw-US"/>
        </w:rPr>
        <w:t xml:space="preserve">PACN Monitoring Archive Library, </w:t>
      </w:r>
      <w:hyperlink r:id="rId1" w:history="1">
        <w:r w:rsidRPr="001F6DBA">
          <w:rPr>
            <w:rStyle w:val="Hyperlink"/>
            <w:lang w:val="haw-US"/>
          </w:rPr>
          <w:t>https://doimspp.sharepoint.com/sites/nps-PWR-PACNIM/monitoring_archive</w:t>
        </w:r>
      </w:hyperlink>
      <w:r>
        <w:rPr>
          <w:lang w:val="haw-US"/>
        </w:rPr>
        <w:t xml:space="preserve"> (</w:t>
      </w:r>
      <w:r w:rsidR="004C5D7D">
        <w:t>a</w:t>
      </w:r>
      <w:r>
        <w:rPr>
          <w:lang w:val="haw-US"/>
        </w:rPr>
        <w:t xml:space="preserve">ccessed </w:t>
      </w:r>
      <w:r w:rsidR="004C5D7D">
        <w:t>1</w:t>
      </w:r>
      <w:r w:rsidR="00DB6FCB">
        <w:t>4</w:t>
      </w:r>
      <w:r w:rsidR="004C5D7D">
        <w:t xml:space="preserve"> March</w:t>
      </w:r>
      <w:r>
        <w:rPr>
          <w:lang w:val="haw-US"/>
        </w:rPr>
        <w:t xml:space="preserve"> 202</w:t>
      </w:r>
      <w:r>
        <w:t>2</w:t>
      </w:r>
      <w:r>
        <w:rPr>
          <w:lang w:val="haw-US"/>
        </w:rPr>
        <w:t>)</w:t>
      </w:r>
      <w:r>
        <w:t>.</w:t>
      </w:r>
    </w:p>
  </w:footnote>
  <w:footnote w:id="3">
    <w:p w14:paraId="72170485" w14:textId="5A50E263" w:rsidR="00873D7D" w:rsidRPr="00A20A56" w:rsidRDefault="00873D7D" w:rsidP="00873D7D">
      <w:pPr>
        <w:pStyle w:val="FootnoteText"/>
      </w:pPr>
      <w:r>
        <w:rPr>
          <w:rStyle w:val="FootnoteReference"/>
        </w:rPr>
        <w:footnoteRef/>
      </w:r>
      <w:r>
        <w:t xml:space="preserve"> PACN SharePoint (SPO) Site, </w:t>
      </w:r>
      <w:hyperlink r:id="rId2" w:history="1">
        <w:r w:rsidRPr="000C0B64">
          <w:rPr>
            <w:rStyle w:val="Hyperlink"/>
          </w:rPr>
          <w:t>https://doimspp.sharepoint.com/sites/nps-PWR-PACNIM</w:t>
        </w:r>
      </w:hyperlink>
      <w:r>
        <w:t xml:space="preserve"> (</w:t>
      </w:r>
      <w:r w:rsidR="004C5D7D">
        <w:t>a</w:t>
      </w:r>
      <w:r>
        <w:t xml:space="preserve">ccessed </w:t>
      </w:r>
      <w:r w:rsidR="00C33B04">
        <w:t>1</w:t>
      </w:r>
      <w:r w:rsidR="00DB6FCB">
        <w:t>4</w:t>
      </w:r>
      <w:r>
        <w:t xml:space="preserve"> </w:t>
      </w:r>
      <w:r w:rsidR="00C33B04">
        <w:t>March</w:t>
      </w:r>
      <w:r>
        <w:t xml:space="preserve"> 2022).</w:t>
      </w:r>
    </w:p>
  </w:footnote>
  <w:footnote w:id="4">
    <w:p w14:paraId="2206BDE0" w14:textId="24843DB6" w:rsidR="00376863" w:rsidDel="00A2069C" w:rsidRDefault="00376863">
      <w:pPr>
        <w:pStyle w:val="FootnoteText"/>
        <w:rPr>
          <w:del w:id="103" w:author="Weisenborn, Kimberly L" w:date="2022-03-10T14:00:00Z"/>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776D4"/>
    <w:multiLevelType w:val="hybridMultilevel"/>
    <w:tmpl w:val="D67E5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B71FD"/>
    <w:multiLevelType w:val="hybridMultilevel"/>
    <w:tmpl w:val="69AAF8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010FD"/>
    <w:multiLevelType w:val="hybridMultilevel"/>
    <w:tmpl w:val="BCA6B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D0E90"/>
    <w:multiLevelType w:val="hybridMultilevel"/>
    <w:tmpl w:val="C42C4E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8D2110"/>
    <w:multiLevelType w:val="hybridMultilevel"/>
    <w:tmpl w:val="C388B8CE"/>
    <w:lvl w:ilvl="0" w:tplc="6BA4EF6A">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3626FC"/>
    <w:multiLevelType w:val="multilevel"/>
    <w:tmpl w:val="76122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21367B"/>
    <w:multiLevelType w:val="hybridMultilevel"/>
    <w:tmpl w:val="A8EE5FF6"/>
    <w:lvl w:ilvl="0" w:tplc="C2E8C9E6">
      <w:start w:val="1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1566B4"/>
    <w:multiLevelType w:val="hybridMultilevel"/>
    <w:tmpl w:val="B880A0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FF017F"/>
    <w:multiLevelType w:val="hybridMultilevel"/>
    <w:tmpl w:val="1916B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C397B"/>
    <w:multiLevelType w:val="hybridMultilevel"/>
    <w:tmpl w:val="B7D4E5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075899"/>
    <w:multiLevelType w:val="hybridMultilevel"/>
    <w:tmpl w:val="6BD0AA0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7B4BC5"/>
    <w:multiLevelType w:val="hybridMultilevel"/>
    <w:tmpl w:val="08CA7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764FC4"/>
    <w:multiLevelType w:val="hybridMultilevel"/>
    <w:tmpl w:val="C032B3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1B04348"/>
    <w:multiLevelType w:val="hybridMultilevel"/>
    <w:tmpl w:val="6382E8D0"/>
    <w:lvl w:ilvl="0" w:tplc="C178AF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980279"/>
    <w:multiLevelType w:val="hybridMultilevel"/>
    <w:tmpl w:val="5F46980A"/>
    <w:lvl w:ilvl="0" w:tplc="2B862918">
      <w:start w:val="1"/>
      <w:numFmt w:val="bullet"/>
      <w:pStyle w:val="nrps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57626E"/>
    <w:multiLevelType w:val="multilevel"/>
    <w:tmpl w:val="33A218A4"/>
    <w:styleLink w:val="nrpsNumlist"/>
    <w:lvl w:ilvl="0">
      <w:start w:val="1"/>
      <w:numFmt w:val="decimal"/>
      <w:lvlText w:val="%1."/>
      <w:lvlJc w:val="left"/>
      <w:pPr>
        <w:ind w:left="720" w:hanging="360"/>
      </w:pPr>
      <w:rPr>
        <w:i/>
        <w:iCs/>
        <w:color w:val="0000FF"/>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A8E6E1E"/>
    <w:multiLevelType w:val="hybridMultilevel"/>
    <w:tmpl w:val="DFEE5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5515FF"/>
    <w:multiLevelType w:val="hybridMultilevel"/>
    <w:tmpl w:val="2632C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BB45BE"/>
    <w:multiLevelType w:val="hybridMultilevel"/>
    <w:tmpl w:val="5E94C3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5AB4908"/>
    <w:multiLevelType w:val="hybridMultilevel"/>
    <w:tmpl w:val="4BEAD5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CA734C"/>
    <w:multiLevelType w:val="hybridMultilevel"/>
    <w:tmpl w:val="360861F2"/>
    <w:lvl w:ilvl="0" w:tplc="207C8A32">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426C61"/>
    <w:multiLevelType w:val="hybridMultilevel"/>
    <w:tmpl w:val="5E94C3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D313EF"/>
    <w:multiLevelType w:val="hybridMultilevel"/>
    <w:tmpl w:val="BAF60F58"/>
    <w:lvl w:ilvl="0" w:tplc="6BA4EF6A">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500501"/>
    <w:multiLevelType w:val="hybridMultilevel"/>
    <w:tmpl w:val="22D00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396509"/>
    <w:multiLevelType w:val="hybridMultilevel"/>
    <w:tmpl w:val="B3EE5EE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E9B083F"/>
    <w:multiLevelType w:val="hybridMultilevel"/>
    <w:tmpl w:val="31B09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6B2DCE"/>
    <w:multiLevelType w:val="hybridMultilevel"/>
    <w:tmpl w:val="46CC5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5FE5BA6"/>
    <w:multiLevelType w:val="multilevel"/>
    <w:tmpl w:val="67FCA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3F4077"/>
    <w:multiLevelType w:val="hybridMultilevel"/>
    <w:tmpl w:val="F85A2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7289056">
    <w:abstractNumId w:val="14"/>
  </w:num>
  <w:num w:numId="2" w16cid:durableId="1149127480">
    <w:abstractNumId w:val="15"/>
  </w:num>
  <w:num w:numId="3" w16cid:durableId="1067189073">
    <w:abstractNumId w:val="10"/>
  </w:num>
  <w:num w:numId="4" w16cid:durableId="588124806">
    <w:abstractNumId w:val="17"/>
  </w:num>
  <w:num w:numId="5" w16cid:durableId="801578648">
    <w:abstractNumId w:val="1"/>
  </w:num>
  <w:num w:numId="6" w16cid:durableId="666520233">
    <w:abstractNumId w:val="20"/>
  </w:num>
  <w:num w:numId="7" w16cid:durableId="643241836">
    <w:abstractNumId w:val="13"/>
  </w:num>
  <w:num w:numId="8" w16cid:durableId="1344360028">
    <w:abstractNumId w:val="4"/>
  </w:num>
  <w:num w:numId="9" w16cid:durableId="310795824">
    <w:abstractNumId w:val="22"/>
  </w:num>
  <w:num w:numId="10" w16cid:durableId="1149319634">
    <w:abstractNumId w:val="28"/>
  </w:num>
  <w:num w:numId="11" w16cid:durableId="935483679">
    <w:abstractNumId w:val="23"/>
  </w:num>
  <w:num w:numId="12" w16cid:durableId="352272473">
    <w:abstractNumId w:val="26"/>
  </w:num>
  <w:num w:numId="13" w16cid:durableId="550187375">
    <w:abstractNumId w:val="16"/>
  </w:num>
  <w:num w:numId="14" w16cid:durableId="158085259">
    <w:abstractNumId w:val="8"/>
  </w:num>
  <w:num w:numId="15" w16cid:durableId="1221134695">
    <w:abstractNumId w:val="6"/>
  </w:num>
  <w:num w:numId="16" w16cid:durableId="386882894">
    <w:abstractNumId w:val="3"/>
  </w:num>
  <w:num w:numId="17" w16cid:durableId="589702462">
    <w:abstractNumId w:val="2"/>
  </w:num>
  <w:num w:numId="18" w16cid:durableId="1389190167">
    <w:abstractNumId w:val="0"/>
  </w:num>
  <w:num w:numId="19" w16cid:durableId="556010312">
    <w:abstractNumId w:val="24"/>
  </w:num>
  <w:num w:numId="20" w16cid:durableId="1278025517">
    <w:abstractNumId w:val="7"/>
  </w:num>
  <w:num w:numId="21" w16cid:durableId="1462646415">
    <w:abstractNumId w:val="11"/>
  </w:num>
  <w:num w:numId="22" w16cid:durableId="1372195437">
    <w:abstractNumId w:val="19"/>
  </w:num>
  <w:num w:numId="23" w16cid:durableId="104353221">
    <w:abstractNumId w:val="21"/>
  </w:num>
  <w:num w:numId="24" w16cid:durableId="827211637">
    <w:abstractNumId w:val="27"/>
  </w:num>
  <w:num w:numId="25" w16cid:durableId="156576646">
    <w:abstractNumId w:val="5"/>
  </w:num>
  <w:num w:numId="26" w16cid:durableId="1936817004">
    <w:abstractNumId w:val="18"/>
  </w:num>
  <w:num w:numId="27" w16cid:durableId="216743598">
    <w:abstractNumId w:val="12"/>
  </w:num>
  <w:num w:numId="28" w16cid:durableId="470945341">
    <w:abstractNumId w:val="25"/>
  </w:num>
  <w:num w:numId="29" w16cid:durableId="243271577">
    <w:abstractNumId w:val="9"/>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cob Gross">
    <w15:presenceInfo w15:providerId="AD" w15:userId="S::jjgross@nps.gov::033d5778-f5cf-4110-a2e7-81c6c66cbb56"/>
  </w15:person>
  <w15:person w15:author="Weisenborn, Kimberly L">
    <w15:presenceInfo w15:providerId="AD" w15:userId="S::kweisenborn@nps.gov::6615386f-9c24-4fbc-b97f-bb0b84a74c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966"/>
    <w:rsid w:val="0000085C"/>
    <w:rsid w:val="00000CE2"/>
    <w:rsid w:val="00003111"/>
    <w:rsid w:val="0000474D"/>
    <w:rsid w:val="00004B87"/>
    <w:rsid w:val="00004F7C"/>
    <w:rsid w:val="0000680D"/>
    <w:rsid w:val="000101E1"/>
    <w:rsid w:val="000113B7"/>
    <w:rsid w:val="000115A7"/>
    <w:rsid w:val="00012B8B"/>
    <w:rsid w:val="00012C19"/>
    <w:rsid w:val="00013C25"/>
    <w:rsid w:val="000140EA"/>
    <w:rsid w:val="00014E60"/>
    <w:rsid w:val="000159BE"/>
    <w:rsid w:val="00016125"/>
    <w:rsid w:val="00016E44"/>
    <w:rsid w:val="00017214"/>
    <w:rsid w:val="00017949"/>
    <w:rsid w:val="000213FC"/>
    <w:rsid w:val="000239DB"/>
    <w:rsid w:val="0002413C"/>
    <w:rsid w:val="00027421"/>
    <w:rsid w:val="00027EB1"/>
    <w:rsid w:val="0003056D"/>
    <w:rsid w:val="00030D28"/>
    <w:rsid w:val="00031149"/>
    <w:rsid w:val="00031239"/>
    <w:rsid w:val="00031EA9"/>
    <w:rsid w:val="00032831"/>
    <w:rsid w:val="000329CC"/>
    <w:rsid w:val="0003516E"/>
    <w:rsid w:val="0003702A"/>
    <w:rsid w:val="00037AAF"/>
    <w:rsid w:val="00042623"/>
    <w:rsid w:val="0004352B"/>
    <w:rsid w:val="000438D3"/>
    <w:rsid w:val="000456BD"/>
    <w:rsid w:val="00045ECA"/>
    <w:rsid w:val="00046FBC"/>
    <w:rsid w:val="00047B32"/>
    <w:rsid w:val="000504E2"/>
    <w:rsid w:val="0005080F"/>
    <w:rsid w:val="00050CB7"/>
    <w:rsid w:val="00052484"/>
    <w:rsid w:val="000561F0"/>
    <w:rsid w:val="00056620"/>
    <w:rsid w:val="000574DF"/>
    <w:rsid w:val="000642B6"/>
    <w:rsid w:val="00065835"/>
    <w:rsid w:val="00066469"/>
    <w:rsid w:val="00066EBD"/>
    <w:rsid w:val="000715E6"/>
    <w:rsid w:val="0007260D"/>
    <w:rsid w:val="00072AC4"/>
    <w:rsid w:val="0007456E"/>
    <w:rsid w:val="00083465"/>
    <w:rsid w:val="00084148"/>
    <w:rsid w:val="000870A0"/>
    <w:rsid w:val="000904E7"/>
    <w:rsid w:val="00092CD6"/>
    <w:rsid w:val="00093AEF"/>
    <w:rsid w:val="00094833"/>
    <w:rsid w:val="00096C81"/>
    <w:rsid w:val="00096FAC"/>
    <w:rsid w:val="000A0041"/>
    <w:rsid w:val="000A0855"/>
    <w:rsid w:val="000A1D64"/>
    <w:rsid w:val="000A249A"/>
    <w:rsid w:val="000A3222"/>
    <w:rsid w:val="000A5949"/>
    <w:rsid w:val="000B018D"/>
    <w:rsid w:val="000B06FC"/>
    <w:rsid w:val="000B16C9"/>
    <w:rsid w:val="000B16E3"/>
    <w:rsid w:val="000B1F9E"/>
    <w:rsid w:val="000B2B2D"/>
    <w:rsid w:val="000B3269"/>
    <w:rsid w:val="000B4C25"/>
    <w:rsid w:val="000B6CF3"/>
    <w:rsid w:val="000B6EF1"/>
    <w:rsid w:val="000B7B7D"/>
    <w:rsid w:val="000C08D4"/>
    <w:rsid w:val="000C1787"/>
    <w:rsid w:val="000C1C24"/>
    <w:rsid w:val="000C24A3"/>
    <w:rsid w:val="000C4AA9"/>
    <w:rsid w:val="000C4D54"/>
    <w:rsid w:val="000C6FD4"/>
    <w:rsid w:val="000D0C31"/>
    <w:rsid w:val="000D1C00"/>
    <w:rsid w:val="000D589D"/>
    <w:rsid w:val="000D7B52"/>
    <w:rsid w:val="000D7F06"/>
    <w:rsid w:val="000E06F7"/>
    <w:rsid w:val="000E21E3"/>
    <w:rsid w:val="000E323B"/>
    <w:rsid w:val="000E4065"/>
    <w:rsid w:val="000E4210"/>
    <w:rsid w:val="000E49D0"/>
    <w:rsid w:val="000E4D7A"/>
    <w:rsid w:val="000E65E5"/>
    <w:rsid w:val="000E7316"/>
    <w:rsid w:val="000E7481"/>
    <w:rsid w:val="000E7783"/>
    <w:rsid w:val="000E7FC9"/>
    <w:rsid w:val="000F20B3"/>
    <w:rsid w:val="000F455B"/>
    <w:rsid w:val="000F4A8E"/>
    <w:rsid w:val="000F4BE9"/>
    <w:rsid w:val="000F5A8A"/>
    <w:rsid w:val="000F74E6"/>
    <w:rsid w:val="001000FB"/>
    <w:rsid w:val="0010016E"/>
    <w:rsid w:val="00101B66"/>
    <w:rsid w:val="001028E4"/>
    <w:rsid w:val="001041F8"/>
    <w:rsid w:val="0010575B"/>
    <w:rsid w:val="00106065"/>
    <w:rsid w:val="00106BF9"/>
    <w:rsid w:val="00111496"/>
    <w:rsid w:val="00111758"/>
    <w:rsid w:val="00112B3D"/>
    <w:rsid w:val="00113CD7"/>
    <w:rsid w:val="00114598"/>
    <w:rsid w:val="001146BE"/>
    <w:rsid w:val="001164DF"/>
    <w:rsid w:val="0011717F"/>
    <w:rsid w:val="00117248"/>
    <w:rsid w:val="001178D6"/>
    <w:rsid w:val="00120610"/>
    <w:rsid w:val="00120FEE"/>
    <w:rsid w:val="001259BE"/>
    <w:rsid w:val="0012674D"/>
    <w:rsid w:val="00130FC0"/>
    <w:rsid w:val="0013102A"/>
    <w:rsid w:val="00132D78"/>
    <w:rsid w:val="001335E3"/>
    <w:rsid w:val="001352D7"/>
    <w:rsid w:val="0013579B"/>
    <w:rsid w:val="00136506"/>
    <w:rsid w:val="001370D0"/>
    <w:rsid w:val="001372C2"/>
    <w:rsid w:val="00137AEC"/>
    <w:rsid w:val="00137FB5"/>
    <w:rsid w:val="00140248"/>
    <w:rsid w:val="00142F62"/>
    <w:rsid w:val="00144571"/>
    <w:rsid w:val="001448E4"/>
    <w:rsid w:val="00145752"/>
    <w:rsid w:val="00146E6A"/>
    <w:rsid w:val="001504CD"/>
    <w:rsid w:val="0015375B"/>
    <w:rsid w:val="0015428C"/>
    <w:rsid w:val="00157DE1"/>
    <w:rsid w:val="00160604"/>
    <w:rsid w:val="00161288"/>
    <w:rsid w:val="00163CCC"/>
    <w:rsid w:val="00163E13"/>
    <w:rsid w:val="001646D8"/>
    <w:rsid w:val="0016627E"/>
    <w:rsid w:val="00166475"/>
    <w:rsid w:val="00166542"/>
    <w:rsid w:val="00172669"/>
    <w:rsid w:val="00172A16"/>
    <w:rsid w:val="00174C6A"/>
    <w:rsid w:val="00174E73"/>
    <w:rsid w:val="001762C8"/>
    <w:rsid w:val="00177034"/>
    <w:rsid w:val="00180078"/>
    <w:rsid w:val="001803EB"/>
    <w:rsid w:val="0018053C"/>
    <w:rsid w:val="0018101C"/>
    <w:rsid w:val="0018305D"/>
    <w:rsid w:val="00183C5C"/>
    <w:rsid w:val="001854F0"/>
    <w:rsid w:val="00185837"/>
    <w:rsid w:val="00186B9F"/>
    <w:rsid w:val="00187971"/>
    <w:rsid w:val="001963BC"/>
    <w:rsid w:val="001966AF"/>
    <w:rsid w:val="001968E8"/>
    <w:rsid w:val="0019729A"/>
    <w:rsid w:val="0019757C"/>
    <w:rsid w:val="001A0D45"/>
    <w:rsid w:val="001A21A4"/>
    <w:rsid w:val="001A3287"/>
    <w:rsid w:val="001A4D95"/>
    <w:rsid w:val="001A7581"/>
    <w:rsid w:val="001A7AA0"/>
    <w:rsid w:val="001B09F9"/>
    <w:rsid w:val="001B251E"/>
    <w:rsid w:val="001B29A2"/>
    <w:rsid w:val="001B569C"/>
    <w:rsid w:val="001B618E"/>
    <w:rsid w:val="001B6B17"/>
    <w:rsid w:val="001B7CB7"/>
    <w:rsid w:val="001C1420"/>
    <w:rsid w:val="001C1960"/>
    <w:rsid w:val="001C24D6"/>
    <w:rsid w:val="001C292A"/>
    <w:rsid w:val="001C40A8"/>
    <w:rsid w:val="001C4F2D"/>
    <w:rsid w:val="001C4F5F"/>
    <w:rsid w:val="001C767D"/>
    <w:rsid w:val="001D0F6E"/>
    <w:rsid w:val="001D3C99"/>
    <w:rsid w:val="001D47C5"/>
    <w:rsid w:val="001D4BE6"/>
    <w:rsid w:val="001D5EB5"/>
    <w:rsid w:val="001E4129"/>
    <w:rsid w:val="001E57B5"/>
    <w:rsid w:val="001E5807"/>
    <w:rsid w:val="001E5ACE"/>
    <w:rsid w:val="001E6717"/>
    <w:rsid w:val="001E6AC2"/>
    <w:rsid w:val="001E6D4D"/>
    <w:rsid w:val="001F048E"/>
    <w:rsid w:val="001F05F5"/>
    <w:rsid w:val="001F0A00"/>
    <w:rsid w:val="001F167E"/>
    <w:rsid w:val="001F2B2A"/>
    <w:rsid w:val="001F38F7"/>
    <w:rsid w:val="001F3A57"/>
    <w:rsid w:val="001F550A"/>
    <w:rsid w:val="001F71F3"/>
    <w:rsid w:val="001F7780"/>
    <w:rsid w:val="002021AE"/>
    <w:rsid w:val="00203930"/>
    <w:rsid w:val="002047F8"/>
    <w:rsid w:val="00204E94"/>
    <w:rsid w:val="00206906"/>
    <w:rsid w:val="0020781F"/>
    <w:rsid w:val="002100CE"/>
    <w:rsid w:val="002122F6"/>
    <w:rsid w:val="002131EB"/>
    <w:rsid w:val="0021368D"/>
    <w:rsid w:val="002152B8"/>
    <w:rsid w:val="002167F9"/>
    <w:rsid w:val="0021743A"/>
    <w:rsid w:val="00217A15"/>
    <w:rsid w:val="0022024A"/>
    <w:rsid w:val="00220A4A"/>
    <w:rsid w:val="00220B61"/>
    <w:rsid w:val="00221C87"/>
    <w:rsid w:val="00221ED5"/>
    <w:rsid w:val="002243E2"/>
    <w:rsid w:val="00224F3E"/>
    <w:rsid w:val="00226C17"/>
    <w:rsid w:val="002272CF"/>
    <w:rsid w:val="002313B9"/>
    <w:rsid w:val="00231A59"/>
    <w:rsid w:val="00231B19"/>
    <w:rsid w:val="00232752"/>
    <w:rsid w:val="002327AC"/>
    <w:rsid w:val="00232F8C"/>
    <w:rsid w:val="00233235"/>
    <w:rsid w:val="00233A3A"/>
    <w:rsid w:val="0023426E"/>
    <w:rsid w:val="002349FB"/>
    <w:rsid w:val="002356F1"/>
    <w:rsid w:val="00237EEE"/>
    <w:rsid w:val="00241F7D"/>
    <w:rsid w:val="00241F82"/>
    <w:rsid w:val="00242200"/>
    <w:rsid w:val="002422BC"/>
    <w:rsid w:val="00242DF5"/>
    <w:rsid w:val="002433CF"/>
    <w:rsid w:val="00243DDB"/>
    <w:rsid w:val="002456AD"/>
    <w:rsid w:val="002456FA"/>
    <w:rsid w:val="0024592B"/>
    <w:rsid w:val="00246409"/>
    <w:rsid w:val="00246A20"/>
    <w:rsid w:val="002471B0"/>
    <w:rsid w:val="00250043"/>
    <w:rsid w:val="002506D6"/>
    <w:rsid w:val="00250A29"/>
    <w:rsid w:val="00250DBC"/>
    <w:rsid w:val="00250F01"/>
    <w:rsid w:val="002576F7"/>
    <w:rsid w:val="00257D53"/>
    <w:rsid w:val="00260513"/>
    <w:rsid w:val="0026078A"/>
    <w:rsid w:val="00262033"/>
    <w:rsid w:val="00262413"/>
    <w:rsid w:val="0026280B"/>
    <w:rsid w:val="00262958"/>
    <w:rsid w:val="0026469B"/>
    <w:rsid w:val="00264920"/>
    <w:rsid w:val="002662BB"/>
    <w:rsid w:val="00266889"/>
    <w:rsid w:val="002671B5"/>
    <w:rsid w:val="00267803"/>
    <w:rsid w:val="00270068"/>
    <w:rsid w:val="00270835"/>
    <w:rsid w:val="00271A12"/>
    <w:rsid w:val="002724BE"/>
    <w:rsid w:val="00272CA0"/>
    <w:rsid w:val="002733F2"/>
    <w:rsid w:val="002737E8"/>
    <w:rsid w:val="00274BDA"/>
    <w:rsid w:val="0027639F"/>
    <w:rsid w:val="00276A0C"/>
    <w:rsid w:val="00276BEB"/>
    <w:rsid w:val="00281F7F"/>
    <w:rsid w:val="00283A15"/>
    <w:rsid w:val="002850D3"/>
    <w:rsid w:val="00286224"/>
    <w:rsid w:val="002868DC"/>
    <w:rsid w:val="00290460"/>
    <w:rsid w:val="002915D3"/>
    <w:rsid w:val="0029237E"/>
    <w:rsid w:val="00294337"/>
    <w:rsid w:val="002A1A80"/>
    <w:rsid w:val="002A1EB4"/>
    <w:rsid w:val="002A26DB"/>
    <w:rsid w:val="002A2BBE"/>
    <w:rsid w:val="002A2E17"/>
    <w:rsid w:val="002A30B6"/>
    <w:rsid w:val="002A3DB3"/>
    <w:rsid w:val="002A48AC"/>
    <w:rsid w:val="002A4C64"/>
    <w:rsid w:val="002A5336"/>
    <w:rsid w:val="002A6054"/>
    <w:rsid w:val="002B0816"/>
    <w:rsid w:val="002B0B4B"/>
    <w:rsid w:val="002B17F5"/>
    <w:rsid w:val="002B186B"/>
    <w:rsid w:val="002B5CA3"/>
    <w:rsid w:val="002B60C2"/>
    <w:rsid w:val="002B6D3E"/>
    <w:rsid w:val="002B75F5"/>
    <w:rsid w:val="002B7B8E"/>
    <w:rsid w:val="002C0BA0"/>
    <w:rsid w:val="002C1932"/>
    <w:rsid w:val="002C3C4A"/>
    <w:rsid w:val="002C4681"/>
    <w:rsid w:val="002C4C5D"/>
    <w:rsid w:val="002C534E"/>
    <w:rsid w:val="002C53CB"/>
    <w:rsid w:val="002C7A8C"/>
    <w:rsid w:val="002D2EA6"/>
    <w:rsid w:val="002D3A2B"/>
    <w:rsid w:val="002D631C"/>
    <w:rsid w:val="002D68FD"/>
    <w:rsid w:val="002E0868"/>
    <w:rsid w:val="002E0D39"/>
    <w:rsid w:val="002E1E79"/>
    <w:rsid w:val="002E289C"/>
    <w:rsid w:val="002E2EDE"/>
    <w:rsid w:val="002E5C49"/>
    <w:rsid w:val="002E67CE"/>
    <w:rsid w:val="002E68F8"/>
    <w:rsid w:val="002E7C0E"/>
    <w:rsid w:val="002F0A85"/>
    <w:rsid w:val="002F0EAB"/>
    <w:rsid w:val="002F17BA"/>
    <w:rsid w:val="002F3862"/>
    <w:rsid w:val="002F5991"/>
    <w:rsid w:val="002F5BA4"/>
    <w:rsid w:val="002F672A"/>
    <w:rsid w:val="002F74AE"/>
    <w:rsid w:val="002F7C50"/>
    <w:rsid w:val="0030001E"/>
    <w:rsid w:val="00300F48"/>
    <w:rsid w:val="003017ED"/>
    <w:rsid w:val="00301866"/>
    <w:rsid w:val="003028E8"/>
    <w:rsid w:val="00302B56"/>
    <w:rsid w:val="00303708"/>
    <w:rsid w:val="003049A5"/>
    <w:rsid w:val="00304D24"/>
    <w:rsid w:val="003106C8"/>
    <w:rsid w:val="00310A16"/>
    <w:rsid w:val="00312588"/>
    <w:rsid w:val="003127F5"/>
    <w:rsid w:val="00313431"/>
    <w:rsid w:val="00314527"/>
    <w:rsid w:val="00315B5D"/>
    <w:rsid w:val="00315FEC"/>
    <w:rsid w:val="00316EF4"/>
    <w:rsid w:val="003211B1"/>
    <w:rsid w:val="00321540"/>
    <w:rsid w:val="00321BE4"/>
    <w:rsid w:val="00321FD4"/>
    <w:rsid w:val="003220A7"/>
    <w:rsid w:val="00322141"/>
    <w:rsid w:val="00322548"/>
    <w:rsid w:val="00325420"/>
    <w:rsid w:val="00326CEF"/>
    <w:rsid w:val="003276FD"/>
    <w:rsid w:val="00327D8C"/>
    <w:rsid w:val="00330DDE"/>
    <w:rsid w:val="00333C24"/>
    <w:rsid w:val="00333DBF"/>
    <w:rsid w:val="00334E7B"/>
    <w:rsid w:val="00335104"/>
    <w:rsid w:val="00337AEB"/>
    <w:rsid w:val="00342CF7"/>
    <w:rsid w:val="003434A1"/>
    <w:rsid w:val="003439B9"/>
    <w:rsid w:val="00344530"/>
    <w:rsid w:val="00345F7A"/>
    <w:rsid w:val="00346445"/>
    <w:rsid w:val="003477C7"/>
    <w:rsid w:val="003500D3"/>
    <w:rsid w:val="0035070C"/>
    <w:rsid w:val="00350CC9"/>
    <w:rsid w:val="00350F19"/>
    <w:rsid w:val="0035137F"/>
    <w:rsid w:val="00353DC2"/>
    <w:rsid w:val="00355B8F"/>
    <w:rsid w:val="003619FD"/>
    <w:rsid w:val="00361DCC"/>
    <w:rsid w:val="00364615"/>
    <w:rsid w:val="00365A4E"/>
    <w:rsid w:val="00365E11"/>
    <w:rsid w:val="0036679B"/>
    <w:rsid w:val="00367505"/>
    <w:rsid w:val="00370BFC"/>
    <w:rsid w:val="00372FD2"/>
    <w:rsid w:val="00375525"/>
    <w:rsid w:val="00375561"/>
    <w:rsid w:val="003759E2"/>
    <w:rsid w:val="00376863"/>
    <w:rsid w:val="00380667"/>
    <w:rsid w:val="0038315E"/>
    <w:rsid w:val="00383D6D"/>
    <w:rsid w:val="00384A45"/>
    <w:rsid w:val="00384F82"/>
    <w:rsid w:val="0038541B"/>
    <w:rsid w:val="0038607A"/>
    <w:rsid w:val="00387B47"/>
    <w:rsid w:val="00391E38"/>
    <w:rsid w:val="0039315D"/>
    <w:rsid w:val="00394457"/>
    <w:rsid w:val="00396835"/>
    <w:rsid w:val="00397912"/>
    <w:rsid w:val="003A0D86"/>
    <w:rsid w:val="003A2E32"/>
    <w:rsid w:val="003A323F"/>
    <w:rsid w:val="003A34E3"/>
    <w:rsid w:val="003A3752"/>
    <w:rsid w:val="003A4097"/>
    <w:rsid w:val="003A48FD"/>
    <w:rsid w:val="003A682D"/>
    <w:rsid w:val="003A6CFD"/>
    <w:rsid w:val="003A6D22"/>
    <w:rsid w:val="003A7FDA"/>
    <w:rsid w:val="003B1330"/>
    <w:rsid w:val="003B161A"/>
    <w:rsid w:val="003B30B3"/>
    <w:rsid w:val="003B3C26"/>
    <w:rsid w:val="003B4067"/>
    <w:rsid w:val="003B4325"/>
    <w:rsid w:val="003B49B6"/>
    <w:rsid w:val="003B52A3"/>
    <w:rsid w:val="003B59E3"/>
    <w:rsid w:val="003B6FD4"/>
    <w:rsid w:val="003C1632"/>
    <w:rsid w:val="003C16C9"/>
    <w:rsid w:val="003C340C"/>
    <w:rsid w:val="003D03E7"/>
    <w:rsid w:val="003D23A5"/>
    <w:rsid w:val="003D3090"/>
    <w:rsid w:val="003D3BFB"/>
    <w:rsid w:val="003D3FD6"/>
    <w:rsid w:val="003D471E"/>
    <w:rsid w:val="003D5EE6"/>
    <w:rsid w:val="003D643F"/>
    <w:rsid w:val="003D68DC"/>
    <w:rsid w:val="003E022D"/>
    <w:rsid w:val="003E3681"/>
    <w:rsid w:val="003E402C"/>
    <w:rsid w:val="003F144E"/>
    <w:rsid w:val="003F1E72"/>
    <w:rsid w:val="003F321A"/>
    <w:rsid w:val="003F468A"/>
    <w:rsid w:val="003F6A82"/>
    <w:rsid w:val="003F6B4C"/>
    <w:rsid w:val="003F6C6D"/>
    <w:rsid w:val="00400A2B"/>
    <w:rsid w:val="0040114F"/>
    <w:rsid w:val="00401EA7"/>
    <w:rsid w:val="0040406C"/>
    <w:rsid w:val="00404309"/>
    <w:rsid w:val="00404710"/>
    <w:rsid w:val="00404A2A"/>
    <w:rsid w:val="004051EF"/>
    <w:rsid w:val="00405CF0"/>
    <w:rsid w:val="00406C20"/>
    <w:rsid w:val="004076BF"/>
    <w:rsid w:val="00407FCB"/>
    <w:rsid w:val="00411F68"/>
    <w:rsid w:val="0041439B"/>
    <w:rsid w:val="00417EB3"/>
    <w:rsid w:val="004216EF"/>
    <w:rsid w:val="00421D01"/>
    <w:rsid w:val="004224DC"/>
    <w:rsid w:val="0042397E"/>
    <w:rsid w:val="00423F53"/>
    <w:rsid w:val="00424240"/>
    <w:rsid w:val="0042497B"/>
    <w:rsid w:val="0042578C"/>
    <w:rsid w:val="00425E88"/>
    <w:rsid w:val="00433E3B"/>
    <w:rsid w:val="00442980"/>
    <w:rsid w:val="0044380A"/>
    <w:rsid w:val="00443C1F"/>
    <w:rsid w:val="004444EA"/>
    <w:rsid w:val="00444EA5"/>
    <w:rsid w:val="004451D1"/>
    <w:rsid w:val="00446DCB"/>
    <w:rsid w:val="00446E92"/>
    <w:rsid w:val="0044725D"/>
    <w:rsid w:val="00450767"/>
    <w:rsid w:val="0045206A"/>
    <w:rsid w:val="004536D7"/>
    <w:rsid w:val="00453D30"/>
    <w:rsid w:val="00454318"/>
    <w:rsid w:val="00455AAF"/>
    <w:rsid w:val="00456F40"/>
    <w:rsid w:val="00457889"/>
    <w:rsid w:val="004614BE"/>
    <w:rsid w:val="00461C73"/>
    <w:rsid w:val="00462C54"/>
    <w:rsid w:val="0046323A"/>
    <w:rsid w:val="00463675"/>
    <w:rsid w:val="00463D0D"/>
    <w:rsid w:val="00465202"/>
    <w:rsid w:val="00467B32"/>
    <w:rsid w:val="0047241F"/>
    <w:rsid w:val="00472483"/>
    <w:rsid w:val="0047274F"/>
    <w:rsid w:val="004747A1"/>
    <w:rsid w:val="00474C0B"/>
    <w:rsid w:val="00474DC1"/>
    <w:rsid w:val="004769E2"/>
    <w:rsid w:val="00481657"/>
    <w:rsid w:val="00482F1D"/>
    <w:rsid w:val="004831A2"/>
    <w:rsid w:val="0048437E"/>
    <w:rsid w:val="00485594"/>
    <w:rsid w:val="00485D39"/>
    <w:rsid w:val="00485E7B"/>
    <w:rsid w:val="0048619C"/>
    <w:rsid w:val="004867F2"/>
    <w:rsid w:val="0048743A"/>
    <w:rsid w:val="00487821"/>
    <w:rsid w:val="0049257B"/>
    <w:rsid w:val="004935B0"/>
    <w:rsid w:val="00495052"/>
    <w:rsid w:val="004958DF"/>
    <w:rsid w:val="00495B91"/>
    <w:rsid w:val="00496A49"/>
    <w:rsid w:val="004970BB"/>
    <w:rsid w:val="00497BAE"/>
    <w:rsid w:val="00497F83"/>
    <w:rsid w:val="004A127D"/>
    <w:rsid w:val="004A1822"/>
    <w:rsid w:val="004A3349"/>
    <w:rsid w:val="004A3A36"/>
    <w:rsid w:val="004A3B86"/>
    <w:rsid w:val="004A6374"/>
    <w:rsid w:val="004A68F3"/>
    <w:rsid w:val="004B0416"/>
    <w:rsid w:val="004B141E"/>
    <w:rsid w:val="004B152B"/>
    <w:rsid w:val="004B15DA"/>
    <w:rsid w:val="004B1D55"/>
    <w:rsid w:val="004B2667"/>
    <w:rsid w:val="004B5FE2"/>
    <w:rsid w:val="004B6269"/>
    <w:rsid w:val="004B7400"/>
    <w:rsid w:val="004B7D82"/>
    <w:rsid w:val="004C0788"/>
    <w:rsid w:val="004C0977"/>
    <w:rsid w:val="004C25B4"/>
    <w:rsid w:val="004C4578"/>
    <w:rsid w:val="004C4629"/>
    <w:rsid w:val="004C5D7D"/>
    <w:rsid w:val="004C603A"/>
    <w:rsid w:val="004C63BF"/>
    <w:rsid w:val="004C63C7"/>
    <w:rsid w:val="004C64F3"/>
    <w:rsid w:val="004C6AC8"/>
    <w:rsid w:val="004C7925"/>
    <w:rsid w:val="004D21D7"/>
    <w:rsid w:val="004D2B94"/>
    <w:rsid w:val="004D2ECC"/>
    <w:rsid w:val="004D5956"/>
    <w:rsid w:val="004D6343"/>
    <w:rsid w:val="004D7B11"/>
    <w:rsid w:val="004E1BEB"/>
    <w:rsid w:val="004E1CF9"/>
    <w:rsid w:val="004E1FA4"/>
    <w:rsid w:val="004E36CB"/>
    <w:rsid w:val="004E3996"/>
    <w:rsid w:val="004E3C64"/>
    <w:rsid w:val="004E4E91"/>
    <w:rsid w:val="004E6F3D"/>
    <w:rsid w:val="004E7341"/>
    <w:rsid w:val="004F18B6"/>
    <w:rsid w:val="004F21E2"/>
    <w:rsid w:val="004F6E63"/>
    <w:rsid w:val="004F73FF"/>
    <w:rsid w:val="00500172"/>
    <w:rsid w:val="0050052A"/>
    <w:rsid w:val="005035DB"/>
    <w:rsid w:val="00504695"/>
    <w:rsid w:val="005049A9"/>
    <w:rsid w:val="00504AC3"/>
    <w:rsid w:val="00504AD4"/>
    <w:rsid w:val="00504DE6"/>
    <w:rsid w:val="00506F22"/>
    <w:rsid w:val="00507A06"/>
    <w:rsid w:val="00510071"/>
    <w:rsid w:val="00512089"/>
    <w:rsid w:val="00513B64"/>
    <w:rsid w:val="00513CF0"/>
    <w:rsid w:val="0051648B"/>
    <w:rsid w:val="00516D68"/>
    <w:rsid w:val="00516EF7"/>
    <w:rsid w:val="00517B1C"/>
    <w:rsid w:val="00517C5A"/>
    <w:rsid w:val="0052066D"/>
    <w:rsid w:val="00520AB3"/>
    <w:rsid w:val="00520C9D"/>
    <w:rsid w:val="0052131B"/>
    <w:rsid w:val="00522BCF"/>
    <w:rsid w:val="00523D99"/>
    <w:rsid w:val="00524CE0"/>
    <w:rsid w:val="0052661C"/>
    <w:rsid w:val="00527321"/>
    <w:rsid w:val="0053141F"/>
    <w:rsid w:val="00531874"/>
    <w:rsid w:val="005318CA"/>
    <w:rsid w:val="00533DAC"/>
    <w:rsid w:val="005340CB"/>
    <w:rsid w:val="005355B5"/>
    <w:rsid w:val="005367E6"/>
    <w:rsid w:val="00540971"/>
    <w:rsid w:val="005422B5"/>
    <w:rsid w:val="005424F4"/>
    <w:rsid w:val="00543484"/>
    <w:rsid w:val="00550452"/>
    <w:rsid w:val="00551DD3"/>
    <w:rsid w:val="00551DDE"/>
    <w:rsid w:val="00551F78"/>
    <w:rsid w:val="005528D3"/>
    <w:rsid w:val="0055481D"/>
    <w:rsid w:val="005572BE"/>
    <w:rsid w:val="0055744F"/>
    <w:rsid w:val="00557C1E"/>
    <w:rsid w:val="0056197A"/>
    <w:rsid w:val="005646A6"/>
    <w:rsid w:val="00565590"/>
    <w:rsid w:val="00565CEE"/>
    <w:rsid w:val="00566CDA"/>
    <w:rsid w:val="00567531"/>
    <w:rsid w:val="005705DE"/>
    <w:rsid w:val="00571EC4"/>
    <w:rsid w:val="00574B25"/>
    <w:rsid w:val="005751EA"/>
    <w:rsid w:val="005756D9"/>
    <w:rsid w:val="005756F9"/>
    <w:rsid w:val="0057594B"/>
    <w:rsid w:val="0057721F"/>
    <w:rsid w:val="0057751C"/>
    <w:rsid w:val="00577F62"/>
    <w:rsid w:val="00580450"/>
    <w:rsid w:val="00581F59"/>
    <w:rsid w:val="005824BB"/>
    <w:rsid w:val="0058255D"/>
    <w:rsid w:val="005851B1"/>
    <w:rsid w:val="00585572"/>
    <w:rsid w:val="00587148"/>
    <w:rsid w:val="00587F51"/>
    <w:rsid w:val="00592C00"/>
    <w:rsid w:val="00593B1B"/>
    <w:rsid w:val="0059538C"/>
    <w:rsid w:val="005A0DCB"/>
    <w:rsid w:val="005A484F"/>
    <w:rsid w:val="005A5185"/>
    <w:rsid w:val="005A63E6"/>
    <w:rsid w:val="005A7739"/>
    <w:rsid w:val="005A7CCB"/>
    <w:rsid w:val="005B0302"/>
    <w:rsid w:val="005B12CF"/>
    <w:rsid w:val="005B1D5D"/>
    <w:rsid w:val="005B1D91"/>
    <w:rsid w:val="005B1F2D"/>
    <w:rsid w:val="005B4E6F"/>
    <w:rsid w:val="005C0F0E"/>
    <w:rsid w:val="005C1308"/>
    <w:rsid w:val="005C2D03"/>
    <w:rsid w:val="005C4420"/>
    <w:rsid w:val="005C45B3"/>
    <w:rsid w:val="005C4A79"/>
    <w:rsid w:val="005C4DA9"/>
    <w:rsid w:val="005C55BC"/>
    <w:rsid w:val="005C59F0"/>
    <w:rsid w:val="005C6A92"/>
    <w:rsid w:val="005C756B"/>
    <w:rsid w:val="005C7CA5"/>
    <w:rsid w:val="005D0407"/>
    <w:rsid w:val="005D0450"/>
    <w:rsid w:val="005D0833"/>
    <w:rsid w:val="005D0E5B"/>
    <w:rsid w:val="005D7575"/>
    <w:rsid w:val="005D7A11"/>
    <w:rsid w:val="005E062F"/>
    <w:rsid w:val="005E155D"/>
    <w:rsid w:val="005E15D7"/>
    <w:rsid w:val="005E1885"/>
    <w:rsid w:val="005E5134"/>
    <w:rsid w:val="005E6DEC"/>
    <w:rsid w:val="005F0326"/>
    <w:rsid w:val="005F09A2"/>
    <w:rsid w:val="005F18F4"/>
    <w:rsid w:val="005F2D18"/>
    <w:rsid w:val="005F2D53"/>
    <w:rsid w:val="005F31B9"/>
    <w:rsid w:val="005F411D"/>
    <w:rsid w:val="005F47D0"/>
    <w:rsid w:val="005F48BE"/>
    <w:rsid w:val="005F5394"/>
    <w:rsid w:val="005F53C1"/>
    <w:rsid w:val="00600644"/>
    <w:rsid w:val="00600942"/>
    <w:rsid w:val="00601155"/>
    <w:rsid w:val="00602C22"/>
    <w:rsid w:val="006042E7"/>
    <w:rsid w:val="00604CCA"/>
    <w:rsid w:val="006069AB"/>
    <w:rsid w:val="006105AF"/>
    <w:rsid w:val="0061091E"/>
    <w:rsid w:val="00610EFA"/>
    <w:rsid w:val="00611088"/>
    <w:rsid w:val="0061142D"/>
    <w:rsid w:val="00611838"/>
    <w:rsid w:val="006118EA"/>
    <w:rsid w:val="00611B49"/>
    <w:rsid w:val="00613FA7"/>
    <w:rsid w:val="00615015"/>
    <w:rsid w:val="00621620"/>
    <w:rsid w:val="00621F13"/>
    <w:rsid w:val="006222FA"/>
    <w:rsid w:val="00622862"/>
    <w:rsid w:val="00623B64"/>
    <w:rsid w:val="00626739"/>
    <w:rsid w:val="00626E96"/>
    <w:rsid w:val="00626E9F"/>
    <w:rsid w:val="006310EA"/>
    <w:rsid w:val="00632364"/>
    <w:rsid w:val="006375A4"/>
    <w:rsid w:val="00640D4B"/>
    <w:rsid w:val="0064141B"/>
    <w:rsid w:val="00641A08"/>
    <w:rsid w:val="00642527"/>
    <w:rsid w:val="00642682"/>
    <w:rsid w:val="00642813"/>
    <w:rsid w:val="00643612"/>
    <w:rsid w:val="00645CB7"/>
    <w:rsid w:val="006502C5"/>
    <w:rsid w:val="0065130D"/>
    <w:rsid w:val="00653A85"/>
    <w:rsid w:val="006541F3"/>
    <w:rsid w:val="00654FF5"/>
    <w:rsid w:val="006555B0"/>
    <w:rsid w:val="00655B43"/>
    <w:rsid w:val="00656424"/>
    <w:rsid w:val="006612F2"/>
    <w:rsid w:val="006621F3"/>
    <w:rsid w:val="0066414A"/>
    <w:rsid w:val="006641D4"/>
    <w:rsid w:val="00664207"/>
    <w:rsid w:val="006648BE"/>
    <w:rsid w:val="00664AA0"/>
    <w:rsid w:val="00665414"/>
    <w:rsid w:val="006657CA"/>
    <w:rsid w:val="00665C12"/>
    <w:rsid w:val="006660AB"/>
    <w:rsid w:val="00667465"/>
    <w:rsid w:val="0067159F"/>
    <w:rsid w:val="006716D7"/>
    <w:rsid w:val="00671CD3"/>
    <w:rsid w:val="0067460A"/>
    <w:rsid w:val="00677075"/>
    <w:rsid w:val="00677D6F"/>
    <w:rsid w:val="00681C52"/>
    <w:rsid w:val="006823E3"/>
    <w:rsid w:val="006829BC"/>
    <w:rsid w:val="00686368"/>
    <w:rsid w:val="006865B0"/>
    <w:rsid w:val="006914FA"/>
    <w:rsid w:val="006918D4"/>
    <w:rsid w:val="00691B56"/>
    <w:rsid w:val="00691F36"/>
    <w:rsid w:val="0069483C"/>
    <w:rsid w:val="00694957"/>
    <w:rsid w:val="0069535B"/>
    <w:rsid w:val="00695A5E"/>
    <w:rsid w:val="006A18BB"/>
    <w:rsid w:val="006A3D0F"/>
    <w:rsid w:val="006A3E58"/>
    <w:rsid w:val="006A427E"/>
    <w:rsid w:val="006A47EA"/>
    <w:rsid w:val="006A683A"/>
    <w:rsid w:val="006A74BA"/>
    <w:rsid w:val="006A7E80"/>
    <w:rsid w:val="006B054D"/>
    <w:rsid w:val="006B0E29"/>
    <w:rsid w:val="006B17C9"/>
    <w:rsid w:val="006B3F1B"/>
    <w:rsid w:val="006B42EC"/>
    <w:rsid w:val="006B4A63"/>
    <w:rsid w:val="006B60E4"/>
    <w:rsid w:val="006B6F8C"/>
    <w:rsid w:val="006C0311"/>
    <w:rsid w:val="006C0BA9"/>
    <w:rsid w:val="006C2605"/>
    <w:rsid w:val="006C336E"/>
    <w:rsid w:val="006C3458"/>
    <w:rsid w:val="006C3512"/>
    <w:rsid w:val="006C470F"/>
    <w:rsid w:val="006C5FEC"/>
    <w:rsid w:val="006C719A"/>
    <w:rsid w:val="006C7871"/>
    <w:rsid w:val="006D0C46"/>
    <w:rsid w:val="006D1718"/>
    <w:rsid w:val="006D255C"/>
    <w:rsid w:val="006D3D46"/>
    <w:rsid w:val="006D50F3"/>
    <w:rsid w:val="006D5B3D"/>
    <w:rsid w:val="006D67AF"/>
    <w:rsid w:val="006E0B82"/>
    <w:rsid w:val="006E0CCD"/>
    <w:rsid w:val="006E2FA8"/>
    <w:rsid w:val="006E334C"/>
    <w:rsid w:val="006E56DF"/>
    <w:rsid w:val="006E5F01"/>
    <w:rsid w:val="006E707C"/>
    <w:rsid w:val="006E7FCD"/>
    <w:rsid w:val="006F03FE"/>
    <w:rsid w:val="006F0CB7"/>
    <w:rsid w:val="006F1AE1"/>
    <w:rsid w:val="006F1B22"/>
    <w:rsid w:val="006F47CE"/>
    <w:rsid w:val="006F5EAA"/>
    <w:rsid w:val="006F692B"/>
    <w:rsid w:val="007012C6"/>
    <w:rsid w:val="00701D2D"/>
    <w:rsid w:val="007028A9"/>
    <w:rsid w:val="00703D42"/>
    <w:rsid w:val="00703DEE"/>
    <w:rsid w:val="00706334"/>
    <w:rsid w:val="00706601"/>
    <w:rsid w:val="00707169"/>
    <w:rsid w:val="00707B08"/>
    <w:rsid w:val="00707E73"/>
    <w:rsid w:val="00711C94"/>
    <w:rsid w:val="00712141"/>
    <w:rsid w:val="00712BAD"/>
    <w:rsid w:val="00713B6A"/>
    <w:rsid w:val="00714C39"/>
    <w:rsid w:val="00715A2D"/>
    <w:rsid w:val="007204B2"/>
    <w:rsid w:val="00720914"/>
    <w:rsid w:val="00720C6A"/>
    <w:rsid w:val="0072157A"/>
    <w:rsid w:val="00721707"/>
    <w:rsid w:val="00723142"/>
    <w:rsid w:val="00723A9F"/>
    <w:rsid w:val="007243CE"/>
    <w:rsid w:val="00724416"/>
    <w:rsid w:val="00725582"/>
    <w:rsid w:val="007255F3"/>
    <w:rsid w:val="00726795"/>
    <w:rsid w:val="0072768D"/>
    <w:rsid w:val="00727B67"/>
    <w:rsid w:val="0073289A"/>
    <w:rsid w:val="007332A5"/>
    <w:rsid w:val="0073357E"/>
    <w:rsid w:val="007335DF"/>
    <w:rsid w:val="0073383F"/>
    <w:rsid w:val="00736AC4"/>
    <w:rsid w:val="00736E6D"/>
    <w:rsid w:val="00737285"/>
    <w:rsid w:val="00737711"/>
    <w:rsid w:val="007419AB"/>
    <w:rsid w:val="007425EE"/>
    <w:rsid w:val="007429FD"/>
    <w:rsid w:val="00743F8D"/>
    <w:rsid w:val="007444B9"/>
    <w:rsid w:val="0074532E"/>
    <w:rsid w:val="00745A48"/>
    <w:rsid w:val="00745BB3"/>
    <w:rsid w:val="00745E48"/>
    <w:rsid w:val="00746088"/>
    <w:rsid w:val="00747B8E"/>
    <w:rsid w:val="007510A7"/>
    <w:rsid w:val="0075170B"/>
    <w:rsid w:val="007524CC"/>
    <w:rsid w:val="0075348D"/>
    <w:rsid w:val="00753CB1"/>
    <w:rsid w:val="00753CFA"/>
    <w:rsid w:val="00754DDF"/>
    <w:rsid w:val="00755B0A"/>
    <w:rsid w:val="00755DB0"/>
    <w:rsid w:val="007570A0"/>
    <w:rsid w:val="00757CD1"/>
    <w:rsid w:val="007612A2"/>
    <w:rsid w:val="00761D61"/>
    <w:rsid w:val="00762673"/>
    <w:rsid w:val="00763AF6"/>
    <w:rsid w:val="00765561"/>
    <w:rsid w:val="00771E07"/>
    <w:rsid w:val="00772118"/>
    <w:rsid w:val="00772E6A"/>
    <w:rsid w:val="007772E9"/>
    <w:rsid w:val="00781F73"/>
    <w:rsid w:val="007827F8"/>
    <w:rsid w:val="00784073"/>
    <w:rsid w:val="00784525"/>
    <w:rsid w:val="007848B2"/>
    <w:rsid w:val="0078498A"/>
    <w:rsid w:val="00785A1D"/>
    <w:rsid w:val="00785C24"/>
    <w:rsid w:val="007860BD"/>
    <w:rsid w:val="007861FA"/>
    <w:rsid w:val="0079020D"/>
    <w:rsid w:val="00790608"/>
    <w:rsid w:val="00790FF6"/>
    <w:rsid w:val="0079101F"/>
    <w:rsid w:val="0079135A"/>
    <w:rsid w:val="007924C1"/>
    <w:rsid w:val="00793E26"/>
    <w:rsid w:val="00794D3F"/>
    <w:rsid w:val="007976AB"/>
    <w:rsid w:val="00797C56"/>
    <w:rsid w:val="007A0D67"/>
    <w:rsid w:val="007A1E7A"/>
    <w:rsid w:val="007A2420"/>
    <w:rsid w:val="007A2B7E"/>
    <w:rsid w:val="007A414D"/>
    <w:rsid w:val="007A447B"/>
    <w:rsid w:val="007A6CC3"/>
    <w:rsid w:val="007A7E3C"/>
    <w:rsid w:val="007A7F6A"/>
    <w:rsid w:val="007B30B0"/>
    <w:rsid w:val="007B48AA"/>
    <w:rsid w:val="007B48B3"/>
    <w:rsid w:val="007B4A14"/>
    <w:rsid w:val="007B631C"/>
    <w:rsid w:val="007B7B4F"/>
    <w:rsid w:val="007B7DA2"/>
    <w:rsid w:val="007C07A8"/>
    <w:rsid w:val="007C07D3"/>
    <w:rsid w:val="007C1109"/>
    <w:rsid w:val="007C31F2"/>
    <w:rsid w:val="007C39FA"/>
    <w:rsid w:val="007C400C"/>
    <w:rsid w:val="007C5205"/>
    <w:rsid w:val="007C6537"/>
    <w:rsid w:val="007D070C"/>
    <w:rsid w:val="007D1EA8"/>
    <w:rsid w:val="007D2814"/>
    <w:rsid w:val="007D467D"/>
    <w:rsid w:val="007E140F"/>
    <w:rsid w:val="007E293B"/>
    <w:rsid w:val="007E525B"/>
    <w:rsid w:val="007E7489"/>
    <w:rsid w:val="007F1088"/>
    <w:rsid w:val="007F160D"/>
    <w:rsid w:val="007F1B6B"/>
    <w:rsid w:val="007F2B48"/>
    <w:rsid w:val="007F363D"/>
    <w:rsid w:val="007F44C1"/>
    <w:rsid w:val="007F4E2A"/>
    <w:rsid w:val="007F4FA0"/>
    <w:rsid w:val="007F5D5C"/>
    <w:rsid w:val="007F5E4C"/>
    <w:rsid w:val="007F738C"/>
    <w:rsid w:val="007F7D8B"/>
    <w:rsid w:val="00801F6C"/>
    <w:rsid w:val="0080323A"/>
    <w:rsid w:val="00803D10"/>
    <w:rsid w:val="008041A8"/>
    <w:rsid w:val="00804EE5"/>
    <w:rsid w:val="00807D60"/>
    <w:rsid w:val="00811011"/>
    <w:rsid w:val="00812296"/>
    <w:rsid w:val="008135A6"/>
    <w:rsid w:val="00813D3F"/>
    <w:rsid w:val="008143F8"/>
    <w:rsid w:val="00815AA6"/>
    <w:rsid w:val="00816BE3"/>
    <w:rsid w:val="008207F0"/>
    <w:rsid w:val="0082118E"/>
    <w:rsid w:val="008215ED"/>
    <w:rsid w:val="00821F40"/>
    <w:rsid w:val="00822239"/>
    <w:rsid w:val="00823FAF"/>
    <w:rsid w:val="008248E0"/>
    <w:rsid w:val="008270CB"/>
    <w:rsid w:val="008305CF"/>
    <w:rsid w:val="00831283"/>
    <w:rsid w:val="00832568"/>
    <w:rsid w:val="0083467C"/>
    <w:rsid w:val="00837C5F"/>
    <w:rsid w:val="00840722"/>
    <w:rsid w:val="008407BD"/>
    <w:rsid w:val="008414E9"/>
    <w:rsid w:val="008419E7"/>
    <w:rsid w:val="00841FA2"/>
    <w:rsid w:val="008430B7"/>
    <w:rsid w:val="00843F14"/>
    <w:rsid w:val="00844C54"/>
    <w:rsid w:val="008450BE"/>
    <w:rsid w:val="00845AF8"/>
    <w:rsid w:val="00846B4A"/>
    <w:rsid w:val="0084720E"/>
    <w:rsid w:val="00851370"/>
    <w:rsid w:val="0085399F"/>
    <w:rsid w:val="008569CA"/>
    <w:rsid w:val="00857A2A"/>
    <w:rsid w:val="00860A2C"/>
    <w:rsid w:val="008613BE"/>
    <w:rsid w:val="008652C6"/>
    <w:rsid w:val="00865E9B"/>
    <w:rsid w:val="00865EE6"/>
    <w:rsid w:val="008667F3"/>
    <w:rsid w:val="00866B38"/>
    <w:rsid w:val="00873C39"/>
    <w:rsid w:val="00873D7D"/>
    <w:rsid w:val="00873DBB"/>
    <w:rsid w:val="00875A06"/>
    <w:rsid w:val="00877CD2"/>
    <w:rsid w:val="00877E40"/>
    <w:rsid w:val="0088048A"/>
    <w:rsid w:val="0088069A"/>
    <w:rsid w:val="00880918"/>
    <w:rsid w:val="00880C51"/>
    <w:rsid w:val="00881C98"/>
    <w:rsid w:val="0088227F"/>
    <w:rsid w:val="008845EC"/>
    <w:rsid w:val="008846C4"/>
    <w:rsid w:val="00885149"/>
    <w:rsid w:val="00886546"/>
    <w:rsid w:val="0088665A"/>
    <w:rsid w:val="00891EB8"/>
    <w:rsid w:val="00893992"/>
    <w:rsid w:val="0089433B"/>
    <w:rsid w:val="0089503D"/>
    <w:rsid w:val="00895A10"/>
    <w:rsid w:val="0089618E"/>
    <w:rsid w:val="00896571"/>
    <w:rsid w:val="008A295E"/>
    <w:rsid w:val="008A3154"/>
    <w:rsid w:val="008A42A6"/>
    <w:rsid w:val="008A44D7"/>
    <w:rsid w:val="008A5772"/>
    <w:rsid w:val="008A62A8"/>
    <w:rsid w:val="008A77C6"/>
    <w:rsid w:val="008B19BA"/>
    <w:rsid w:val="008B4711"/>
    <w:rsid w:val="008B4A6B"/>
    <w:rsid w:val="008B5E76"/>
    <w:rsid w:val="008B79DC"/>
    <w:rsid w:val="008B7CB6"/>
    <w:rsid w:val="008B7DA9"/>
    <w:rsid w:val="008C07A6"/>
    <w:rsid w:val="008C163B"/>
    <w:rsid w:val="008C60FB"/>
    <w:rsid w:val="008C6819"/>
    <w:rsid w:val="008C7982"/>
    <w:rsid w:val="008D0955"/>
    <w:rsid w:val="008D18E1"/>
    <w:rsid w:val="008D226A"/>
    <w:rsid w:val="008D2EF0"/>
    <w:rsid w:val="008D3192"/>
    <w:rsid w:val="008D3F85"/>
    <w:rsid w:val="008D594B"/>
    <w:rsid w:val="008D5E1F"/>
    <w:rsid w:val="008D62CE"/>
    <w:rsid w:val="008D6857"/>
    <w:rsid w:val="008D7E36"/>
    <w:rsid w:val="008E1F8D"/>
    <w:rsid w:val="008E2748"/>
    <w:rsid w:val="008E2ED0"/>
    <w:rsid w:val="008E374A"/>
    <w:rsid w:val="008E486C"/>
    <w:rsid w:val="008E58EA"/>
    <w:rsid w:val="008F00BF"/>
    <w:rsid w:val="008F01D1"/>
    <w:rsid w:val="008F1185"/>
    <w:rsid w:val="008F22ED"/>
    <w:rsid w:val="008F7A1B"/>
    <w:rsid w:val="0090049D"/>
    <w:rsid w:val="009009B7"/>
    <w:rsid w:val="0090102A"/>
    <w:rsid w:val="009027BE"/>
    <w:rsid w:val="00904A9C"/>
    <w:rsid w:val="00905725"/>
    <w:rsid w:val="0090762F"/>
    <w:rsid w:val="00910B6C"/>
    <w:rsid w:val="0091312C"/>
    <w:rsid w:val="009134FC"/>
    <w:rsid w:val="009154F6"/>
    <w:rsid w:val="00915F82"/>
    <w:rsid w:val="009160AA"/>
    <w:rsid w:val="009175DB"/>
    <w:rsid w:val="00917A51"/>
    <w:rsid w:val="0092300F"/>
    <w:rsid w:val="0092336E"/>
    <w:rsid w:val="00924E31"/>
    <w:rsid w:val="00924F1A"/>
    <w:rsid w:val="0092533F"/>
    <w:rsid w:val="009270DC"/>
    <w:rsid w:val="009353CD"/>
    <w:rsid w:val="00935966"/>
    <w:rsid w:val="00936AF4"/>
    <w:rsid w:val="00937B44"/>
    <w:rsid w:val="00940255"/>
    <w:rsid w:val="00941E28"/>
    <w:rsid w:val="00944098"/>
    <w:rsid w:val="009447B4"/>
    <w:rsid w:val="009452EC"/>
    <w:rsid w:val="009465C2"/>
    <w:rsid w:val="00946BF8"/>
    <w:rsid w:val="00946C70"/>
    <w:rsid w:val="009472AD"/>
    <w:rsid w:val="00947C1D"/>
    <w:rsid w:val="00951787"/>
    <w:rsid w:val="00954639"/>
    <w:rsid w:val="0096171C"/>
    <w:rsid w:val="00963D37"/>
    <w:rsid w:val="0096566D"/>
    <w:rsid w:val="009665E8"/>
    <w:rsid w:val="009672AC"/>
    <w:rsid w:val="0096761A"/>
    <w:rsid w:val="00970357"/>
    <w:rsid w:val="009711F3"/>
    <w:rsid w:val="00971FA6"/>
    <w:rsid w:val="009731FF"/>
    <w:rsid w:val="00975D51"/>
    <w:rsid w:val="009764CC"/>
    <w:rsid w:val="00977548"/>
    <w:rsid w:val="009826F8"/>
    <w:rsid w:val="0098386C"/>
    <w:rsid w:val="00985F0C"/>
    <w:rsid w:val="00990336"/>
    <w:rsid w:val="00990E2E"/>
    <w:rsid w:val="00991C4D"/>
    <w:rsid w:val="00994800"/>
    <w:rsid w:val="0099610A"/>
    <w:rsid w:val="00996D5C"/>
    <w:rsid w:val="00997E84"/>
    <w:rsid w:val="009A211B"/>
    <w:rsid w:val="009A23AA"/>
    <w:rsid w:val="009A29B1"/>
    <w:rsid w:val="009A2BC3"/>
    <w:rsid w:val="009A35D3"/>
    <w:rsid w:val="009A68F6"/>
    <w:rsid w:val="009A6A9A"/>
    <w:rsid w:val="009A7748"/>
    <w:rsid w:val="009A7DEE"/>
    <w:rsid w:val="009B01E3"/>
    <w:rsid w:val="009B1035"/>
    <w:rsid w:val="009B1037"/>
    <w:rsid w:val="009B2421"/>
    <w:rsid w:val="009B2992"/>
    <w:rsid w:val="009B561C"/>
    <w:rsid w:val="009B5D7A"/>
    <w:rsid w:val="009B5E89"/>
    <w:rsid w:val="009B63F4"/>
    <w:rsid w:val="009B66C8"/>
    <w:rsid w:val="009B6A07"/>
    <w:rsid w:val="009B70C5"/>
    <w:rsid w:val="009B73FA"/>
    <w:rsid w:val="009C0093"/>
    <w:rsid w:val="009C11B8"/>
    <w:rsid w:val="009C3173"/>
    <w:rsid w:val="009C358E"/>
    <w:rsid w:val="009C483B"/>
    <w:rsid w:val="009C493E"/>
    <w:rsid w:val="009C5939"/>
    <w:rsid w:val="009C6872"/>
    <w:rsid w:val="009C7626"/>
    <w:rsid w:val="009D02CC"/>
    <w:rsid w:val="009D0BEB"/>
    <w:rsid w:val="009D0EA5"/>
    <w:rsid w:val="009D161C"/>
    <w:rsid w:val="009D2433"/>
    <w:rsid w:val="009D294A"/>
    <w:rsid w:val="009D2960"/>
    <w:rsid w:val="009D2AEF"/>
    <w:rsid w:val="009D39FD"/>
    <w:rsid w:val="009D3A77"/>
    <w:rsid w:val="009E05EE"/>
    <w:rsid w:val="009E2004"/>
    <w:rsid w:val="009E217F"/>
    <w:rsid w:val="009E3E61"/>
    <w:rsid w:val="009E49F0"/>
    <w:rsid w:val="009E5442"/>
    <w:rsid w:val="009E69E1"/>
    <w:rsid w:val="009F0A4F"/>
    <w:rsid w:val="009F1B35"/>
    <w:rsid w:val="009F3487"/>
    <w:rsid w:val="009F437E"/>
    <w:rsid w:val="009F4C6A"/>
    <w:rsid w:val="009F6109"/>
    <w:rsid w:val="009F75A4"/>
    <w:rsid w:val="009F7888"/>
    <w:rsid w:val="00A03715"/>
    <w:rsid w:val="00A041AF"/>
    <w:rsid w:val="00A041D2"/>
    <w:rsid w:val="00A04768"/>
    <w:rsid w:val="00A06CD8"/>
    <w:rsid w:val="00A06F5A"/>
    <w:rsid w:val="00A07634"/>
    <w:rsid w:val="00A07684"/>
    <w:rsid w:val="00A10EC2"/>
    <w:rsid w:val="00A12C73"/>
    <w:rsid w:val="00A13AE1"/>
    <w:rsid w:val="00A14ED8"/>
    <w:rsid w:val="00A162F0"/>
    <w:rsid w:val="00A16700"/>
    <w:rsid w:val="00A16B9F"/>
    <w:rsid w:val="00A170A3"/>
    <w:rsid w:val="00A1729B"/>
    <w:rsid w:val="00A17F35"/>
    <w:rsid w:val="00A20444"/>
    <w:rsid w:val="00A2069C"/>
    <w:rsid w:val="00A20835"/>
    <w:rsid w:val="00A20C34"/>
    <w:rsid w:val="00A212EA"/>
    <w:rsid w:val="00A2479D"/>
    <w:rsid w:val="00A247AE"/>
    <w:rsid w:val="00A250A1"/>
    <w:rsid w:val="00A25E79"/>
    <w:rsid w:val="00A25F1C"/>
    <w:rsid w:val="00A26681"/>
    <w:rsid w:val="00A272AE"/>
    <w:rsid w:val="00A27582"/>
    <w:rsid w:val="00A30014"/>
    <w:rsid w:val="00A301FB"/>
    <w:rsid w:val="00A322D2"/>
    <w:rsid w:val="00A3411F"/>
    <w:rsid w:val="00A34D6C"/>
    <w:rsid w:val="00A35800"/>
    <w:rsid w:val="00A36CFA"/>
    <w:rsid w:val="00A43232"/>
    <w:rsid w:val="00A46520"/>
    <w:rsid w:val="00A47BC1"/>
    <w:rsid w:val="00A50024"/>
    <w:rsid w:val="00A50F19"/>
    <w:rsid w:val="00A52A31"/>
    <w:rsid w:val="00A558F6"/>
    <w:rsid w:val="00A60095"/>
    <w:rsid w:val="00A60C0D"/>
    <w:rsid w:val="00A62609"/>
    <w:rsid w:val="00A64732"/>
    <w:rsid w:val="00A66853"/>
    <w:rsid w:val="00A67543"/>
    <w:rsid w:val="00A67CC7"/>
    <w:rsid w:val="00A71839"/>
    <w:rsid w:val="00A71B10"/>
    <w:rsid w:val="00A74B0E"/>
    <w:rsid w:val="00A75014"/>
    <w:rsid w:val="00A76B2D"/>
    <w:rsid w:val="00A76D41"/>
    <w:rsid w:val="00A77F9C"/>
    <w:rsid w:val="00A8039A"/>
    <w:rsid w:val="00A80B18"/>
    <w:rsid w:val="00A80E9E"/>
    <w:rsid w:val="00A829AA"/>
    <w:rsid w:val="00A82A4C"/>
    <w:rsid w:val="00A82B6A"/>
    <w:rsid w:val="00A833A6"/>
    <w:rsid w:val="00A83C85"/>
    <w:rsid w:val="00A85FFA"/>
    <w:rsid w:val="00A871D8"/>
    <w:rsid w:val="00A90248"/>
    <w:rsid w:val="00A910D4"/>
    <w:rsid w:val="00A932A6"/>
    <w:rsid w:val="00A94CC9"/>
    <w:rsid w:val="00A9624E"/>
    <w:rsid w:val="00AA0736"/>
    <w:rsid w:val="00AA31E4"/>
    <w:rsid w:val="00AA3ACA"/>
    <w:rsid w:val="00AA557B"/>
    <w:rsid w:val="00AA6B15"/>
    <w:rsid w:val="00AA767A"/>
    <w:rsid w:val="00AB20E0"/>
    <w:rsid w:val="00AB2482"/>
    <w:rsid w:val="00AB2918"/>
    <w:rsid w:val="00AB37DA"/>
    <w:rsid w:val="00AB579F"/>
    <w:rsid w:val="00AB757A"/>
    <w:rsid w:val="00AB79CE"/>
    <w:rsid w:val="00AC0071"/>
    <w:rsid w:val="00AC00C1"/>
    <w:rsid w:val="00AC0149"/>
    <w:rsid w:val="00AC0DD6"/>
    <w:rsid w:val="00AC1C84"/>
    <w:rsid w:val="00AC35AD"/>
    <w:rsid w:val="00AC385E"/>
    <w:rsid w:val="00AC3B0E"/>
    <w:rsid w:val="00AC3F28"/>
    <w:rsid w:val="00AC502A"/>
    <w:rsid w:val="00AC5298"/>
    <w:rsid w:val="00AC6A84"/>
    <w:rsid w:val="00AC6E1A"/>
    <w:rsid w:val="00AC7C12"/>
    <w:rsid w:val="00AD1510"/>
    <w:rsid w:val="00AD35C5"/>
    <w:rsid w:val="00AD37FC"/>
    <w:rsid w:val="00AD384B"/>
    <w:rsid w:val="00AD4C47"/>
    <w:rsid w:val="00AD553D"/>
    <w:rsid w:val="00AE0FB2"/>
    <w:rsid w:val="00AE26C8"/>
    <w:rsid w:val="00AE29DB"/>
    <w:rsid w:val="00AE3209"/>
    <w:rsid w:val="00AE4020"/>
    <w:rsid w:val="00AE45AF"/>
    <w:rsid w:val="00AE508E"/>
    <w:rsid w:val="00AE6967"/>
    <w:rsid w:val="00AE79E1"/>
    <w:rsid w:val="00AE7C06"/>
    <w:rsid w:val="00AF1081"/>
    <w:rsid w:val="00AF3A5B"/>
    <w:rsid w:val="00AF76E8"/>
    <w:rsid w:val="00B001AE"/>
    <w:rsid w:val="00B00846"/>
    <w:rsid w:val="00B01476"/>
    <w:rsid w:val="00B01B24"/>
    <w:rsid w:val="00B02573"/>
    <w:rsid w:val="00B048DA"/>
    <w:rsid w:val="00B04D34"/>
    <w:rsid w:val="00B051E5"/>
    <w:rsid w:val="00B054DB"/>
    <w:rsid w:val="00B06456"/>
    <w:rsid w:val="00B0653A"/>
    <w:rsid w:val="00B06794"/>
    <w:rsid w:val="00B10351"/>
    <w:rsid w:val="00B11208"/>
    <w:rsid w:val="00B128FA"/>
    <w:rsid w:val="00B1429E"/>
    <w:rsid w:val="00B142F2"/>
    <w:rsid w:val="00B15EF7"/>
    <w:rsid w:val="00B163A9"/>
    <w:rsid w:val="00B167BA"/>
    <w:rsid w:val="00B1755A"/>
    <w:rsid w:val="00B205A3"/>
    <w:rsid w:val="00B22252"/>
    <w:rsid w:val="00B23F01"/>
    <w:rsid w:val="00B2684F"/>
    <w:rsid w:val="00B26DDD"/>
    <w:rsid w:val="00B2708B"/>
    <w:rsid w:val="00B27E87"/>
    <w:rsid w:val="00B31658"/>
    <w:rsid w:val="00B32C24"/>
    <w:rsid w:val="00B32D7A"/>
    <w:rsid w:val="00B32F25"/>
    <w:rsid w:val="00B33021"/>
    <w:rsid w:val="00B33928"/>
    <w:rsid w:val="00B358E4"/>
    <w:rsid w:val="00B36541"/>
    <w:rsid w:val="00B40D9A"/>
    <w:rsid w:val="00B42F3B"/>
    <w:rsid w:val="00B43F15"/>
    <w:rsid w:val="00B47F1C"/>
    <w:rsid w:val="00B5317F"/>
    <w:rsid w:val="00B53D17"/>
    <w:rsid w:val="00B5461F"/>
    <w:rsid w:val="00B55B5C"/>
    <w:rsid w:val="00B56275"/>
    <w:rsid w:val="00B602EE"/>
    <w:rsid w:val="00B60701"/>
    <w:rsid w:val="00B608B9"/>
    <w:rsid w:val="00B630E6"/>
    <w:rsid w:val="00B63163"/>
    <w:rsid w:val="00B6403E"/>
    <w:rsid w:val="00B642E8"/>
    <w:rsid w:val="00B6521B"/>
    <w:rsid w:val="00B6661C"/>
    <w:rsid w:val="00B672F4"/>
    <w:rsid w:val="00B67E6A"/>
    <w:rsid w:val="00B71BC1"/>
    <w:rsid w:val="00B72766"/>
    <w:rsid w:val="00B73039"/>
    <w:rsid w:val="00B737C0"/>
    <w:rsid w:val="00B75721"/>
    <w:rsid w:val="00B762E6"/>
    <w:rsid w:val="00B8143F"/>
    <w:rsid w:val="00B835F9"/>
    <w:rsid w:val="00B8481E"/>
    <w:rsid w:val="00B85A27"/>
    <w:rsid w:val="00B86EA0"/>
    <w:rsid w:val="00B86F8C"/>
    <w:rsid w:val="00B90388"/>
    <w:rsid w:val="00B92943"/>
    <w:rsid w:val="00B94255"/>
    <w:rsid w:val="00B96606"/>
    <w:rsid w:val="00BA17C5"/>
    <w:rsid w:val="00BA271B"/>
    <w:rsid w:val="00BA2E6C"/>
    <w:rsid w:val="00BA5AA3"/>
    <w:rsid w:val="00BA5BEC"/>
    <w:rsid w:val="00BA66BD"/>
    <w:rsid w:val="00BA72EB"/>
    <w:rsid w:val="00BA743B"/>
    <w:rsid w:val="00BA7DE8"/>
    <w:rsid w:val="00BB0014"/>
    <w:rsid w:val="00BB01FC"/>
    <w:rsid w:val="00BB1C62"/>
    <w:rsid w:val="00BB41C4"/>
    <w:rsid w:val="00BB4987"/>
    <w:rsid w:val="00BB7CE6"/>
    <w:rsid w:val="00BC0F94"/>
    <w:rsid w:val="00BC291B"/>
    <w:rsid w:val="00BC44D8"/>
    <w:rsid w:val="00BC4C52"/>
    <w:rsid w:val="00BC5EA0"/>
    <w:rsid w:val="00BC5EB1"/>
    <w:rsid w:val="00BC606F"/>
    <w:rsid w:val="00BC6EF7"/>
    <w:rsid w:val="00BD0870"/>
    <w:rsid w:val="00BD1043"/>
    <w:rsid w:val="00BD185F"/>
    <w:rsid w:val="00BD26B4"/>
    <w:rsid w:val="00BD29CE"/>
    <w:rsid w:val="00BD6F65"/>
    <w:rsid w:val="00BD78AA"/>
    <w:rsid w:val="00BE11FE"/>
    <w:rsid w:val="00BE26AE"/>
    <w:rsid w:val="00BE2914"/>
    <w:rsid w:val="00BE4E61"/>
    <w:rsid w:val="00BE5D35"/>
    <w:rsid w:val="00BE7CC4"/>
    <w:rsid w:val="00BF427A"/>
    <w:rsid w:val="00BF583C"/>
    <w:rsid w:val="00BF5E04"/>
    <w:rsid w:val="00BF76AB"/>
    <w:rsid w:val="00C00E98"/>
    <w:rsid w:val="00C0128D"/>
    <w:rsid w:val="00C0234F"/>
    <w:rsid w:val="00C04217"/>
    <w:rsid w:val="00C04F93"/>
    <w:rsid w:val="00C0530D"/>
    <w:rsid w:val="00C05561"/>
    <w:rsid w:val="00C05E0E"/>
    <w:rsid w:val="00C063F1"/>
    <w:rsid w:val="00C0731A"/>
    <w:rsid w:val="00C075C7"/>
    <w:rsid w:val="00C123E8"/>
    <w:rsid w:val="00C150CE"/>
    <w:rsid w:val="00C155C5"/>
    <w:rsid w:val="00C200A9"/>
    <w:rsid w:val="00C20775"/>
    <w:rsid w:val="00C208B3"/>
    <w:rsid w:val="00C2133C"/>
    <w:rsid w:val="00C229DF"/>
    <w:rsid w:val="00C22DC3"/>
    <w:rsid w:val="00C23E9B"/>
    <w:rsid w:val="00C247BE"/>
    <w:rsid w:val="00C24A81"/>
    <w:rsid w:val="00C26031"/>
    <w:rsid w:val="00C26514"/>
    <w:rsid w:val="00C2682B"/>
    <w:rsid w:val="00C268B7"/>
    <w:rsid w:val="00C27014"/>
    <w:rsid w:val="00C27325"/>
    <w:rsid w:val="00C27635"/>
    <w:rsid w:val="00C31589"/>
    <w:rsid w:val="00C32580"/>
    <w:rsid w:val="00C3281D"/>
    <w:rsid w:val="00C32B61"/>
    <w:rsid w:val="00C33B04"/>
    <w:rsid w:val="00C3673C"/>
    <w:rsid w:val="00C36F1D"/>
    <w:rsid w:val="00C42F84"/>
    <w:rsid w:val="00C437C0"/>
    <w:rsid w:val="00C43AB3"/>
    <w:rsid w:val="00C43D6B"/>
    <w:rsid w:val="00C46AAD"/>
    <w:rsid w:val="00C47792"/>
    <w:rsid w:val="00C47B95"/>
    <w:rsid w:val="00C50259"/>
    <w:rsid w:val="00C52D6D"/>
    <w:rsid w:val="00C558E2"/>
    <w:rsid w:val="00C55DBD"/>
    <w:rsid w:val="00C566AD"/>
    <w:rsid w:val="00C568C0"/>
    <w:rsid w:val="00C57880"/>
    <w:rsid w:val="00C5796F"/>
    <w:rsid w:val="00C60271"/>
    <w:rsid w:val="00C62B6E"/>
    <w:rsid w:val="00C633DA"/>
    <w:rsid w:val="00C65F47"/>
    <w:rsid w:val="00C660DC"/>
    <w:rsid w:val="00C673A1"/>
    <w:rsid w:val="00C703F2"/>
    <w:rsid w:val="00C705C5"/>
    <w:rsid w:val="00C72D0F"/>
    <w:rsid w:val="00C749DE"/>
    <w:rsid w:val="00C74C74"/>
    <w:rsid w:val="00C74D44"/>
    <w:rsid w:val="00C763FA"/>
    <w:rsid w:val="00C803AF"/>
    <w:rsid w:val="00C81A33"/>
    <w:rsid w:val="00C829A0"/>
    <w:rsid w:val="00C83233"/>
    <w:rsid w:val="00C83E05"/>
    <w:rsid w:val="00C84C4A"/>
    <w:rsid w:val="00C86801"/>
    <w:rsid w:val="00C86C9E"/>
    <w:rsid w:val="00C90664"/>
    <w:rsid w:val="00C92A9A"/>
    <w:rsid w:val="00C92D36"/>
    <w:rsid w:val="00C9373D"/>
    <w:rsid w:val="00C93A8C"/>
    <w:rsid w:val="00C94754"/>
    <w:rsid w:val="00C94BAC"/>
    <w:rsid w:val="00C94DFD"/>
    <w:rsid w:val="00C965AD"/>
    <w:rsid w:val="00CA03C1"/>
    <w:rsid w:val="00CA05AA"/>
    <w:rsid w:val="00CA1687"/>
    <w:rsid w:val="00CA2961"/>
    <w:rsid w:val="00CA40C8"/>
    <w:rsid w:val="00CA51BA"/>
    <w:rsid w:val="00CA59F0"/>
    <w:rsid w:val="00CA5F93"/>
    <w:rsid w:val="00CA6BAA"/>
    <w:rsid w:val="00CB01C0"/>
    <w:rsid w:val="00CB0200"/>
    <w:rsid w:val="00CB1EDF"/>
    <w:rsid w:val="00CB3F20"/>
    <w:rsid w:val="00CB5BBA"/>
    <w:rsid w:val="00CB651A"/>
    <w:rsid w:val="00CC045C"/>
    <w:rsid w:val="00CC2147"/>
    <w:rsid w:val="00CC2678"/>
    <w:rsid w:val="00CC37CB"/>
    <w:rsid w:val="00CC3CBE"/>
    <w:rsid w:val="00CC441F"/>
    <w:rsid w:val="00CC4BDC"/>
    <w:rsid w:val="00CC4F7A"/>
    <w:rsid w:val="00CC69A2"/>
    <w:rsid w:val="00CC6BA5"/>
    <w:rsid w:val="00CD0916"/>
    <w:rsid w:val="00CD19DD"/>
    <w:rsid w:val="00CD412A"/>
    <w:rsid w:val="00CD4B96"/>
    <w:rsid w:val="00CD5076"/>
    <w:rsid w:val="00CD5955"/>
    <w:rsid w:val="00CE0A62"/>
    <w:rsid w:val="00CE1706"/>
    <w:rsid w:val="00CE17ED"/>
    <w:rsid w:val="00CE227D"/>
    <w:rsid w:val="00CE2631"/>
    <w:rsid w:val="00CE26FD"/>
    <w:rsid w:val="00CE495D"/>
    <w:rsid w:val="00CE4BD8"/>
    <w:rsid w:val="00CE5DA7"/>
    <w:rsid w:val="00CE6F3E"/>
    <w:rsid w:val="00CF0B2D"/>
    <w:rsid w:val="00CF33EC"/>
    <w:rsid w:val="00CF346B"/>
    <w:rsid w:val="00CF3FBB"/>
    <w:rsid w:val="00CF4065"/>
    <w:rsid w:val="00CF6198"/>
    <w:rsid w:val="00CF678C"/>
    <w:rsid w:val="00CF7629"/>
    <w:rsid w:val="00CF781B"/>
    <w:rsid w:val="00D000E3"/>
    <w:rsid w:val="00D002C1"/>
    <w:rsid w:val="00D01AE5"/>
    <w:rsid w:val="00D01DB0"/>
    <w:rsid w:val="00D0222F"/>
    <w:rsid w:val="00D03354"/>
    <w:rsid w:val="00D0566B"/>
    <w:rsid w:val="00D05CEB"/>
    <w:rsid w:val="00D05F06"/>
    <w:rsid w:val="00D076B1"/>
    <w:rsid w:val="00D101E3"/>
    <w:rsid w:val="00D10635"/>
    <w:rsid w:val="00D10ABF"/>
    <w:rsid w:val="00D133B8"/>
    <w:rsid w:val="00D13B4A"/>
    <w:rsid w:val="00D13C24"/>
    <w:rsid w:val="00D16328"/>
    <w:rsid w:val="00D163BE"/>
    <w:rsid w:val="00D17E92"/>
    <w:rsid w:val="00D20742"/>
    <w:rsid w:val="00D25C14"/>
    <w:rsid w:val="00D27B17"/>
    <w:rsid w:val="00D27BEC"/>
    <w:rsid w:val="00D306F7"/>
    <w:rsid w:val="00D30786"/>
    <w:rsid w:val="00D310AC"/>
    <w:rsid w:val="00D31CBD"/>
    <w:rsid w:val="00D31D25"/>
    <w:rsid w:val="00D31D56"/>
    <w:rsid w:val="00D32539"/>
    <w:rsid w:val="00D32A5A"/>
    <w:rsid w:val="00D35752"/>
    <w:rsid w:val="00D374E8"/>
    <w:rsid w:val="00D37673"/>
    <w:rsid w:val="00D40CB0"/>
    <w:rsid w:val="00D4147F"/>
    <w:rsid w:val="00D42DE2"/>
    <w:rsid w:val="00D45107"/>
    <w:rsid w:val="00D453E9"/>
    <w:rsid w:val="00D46CA2"/>
    <w:rsid w:val="00D47563"/>
    <w:rsid w:val="00D47D0D"/>
    <w:rsid w:val="00D50A0C"/>
    <w:rsid w:val="00D51C76"/>
    <w:rsid w:val="00D53D95"/>
    <w:rsid w:val="00D5439D"/>
    <w:rsid w:val="00D546EE"/>
    <w:rsid w:val="00D563F2"/>
    <w:rsid w:val="00D5653D"/>
    <w:rsid w:val="00D57C0B"/>
    <w:rsid w:val="00D63A07"/>
    <w:rsid w:val="00D63D2B"/>
    <w:rsid w:val="00D66437"/>
    <w:rsid w:val="00D66519"/>
    <w:rsid w:val="00D66F2F"/>
    <w:rsid w:val="00D67C5A"/>
    <w:rsid w:val="00D67D62"/>
    <w:rsid w:val="00D67D65"/>
    <w:rsid w:val="00D70552"/>
    <w:rsid w:val="00D70BEA"/>
    <w:rsid w:val="00D7228A"/>
    <w:rsid w:val="00D72BB5"/>
    <w:rsid w:val="00D73AD0"/>
    <w:rsid w:val="00D73CFF"/>
    <w:rsid w:val="00D74487"/>
    <w:rsid w:val="00D74953"/>
    <w:rsid w:val="00D74A73"/>
    <w:rsid w:val="00D762DA"/>
    <w:rsid w:val="00D76678"/>
    <w:rsid w:val="00D76910"/>
    <w:rsid w:val="00D81D2C"/>
    <w:rsid w:val="00D83A92"/>
    <w:rsid w:val="00D85298"/>
    <w:rsid w:val="00D85535"/>
    <w:rsid w:val="00D855DC"/>
    <w:rsid w:val="00D85EA0"/>
    <w:rsid w:val="00D874B8"/>
    <w:rsid w:val="00D8766D"/>
    <w:rsid w:val="00D929FF"/>
    <w:rsid w:val="00D940FC"/>
    <w:rsid w:val="00D943F7"/>
    <w:rsid w:val="00D96A2F"/>
    <w:rsid w:val="00D97263"/>
    <w:rsid w:val="00DA06A2"/>
    <w:rsid w:val="00DA4FEB"/>
    <w:rsid w:val="00DB1170"/>
    <w:rsid w:val="00DB1707"/>
    <w:rsid w:val="00DB1E22"/>
    <w:rsid w:val="00DB2258"/>
    <w:rsid w:val="00DB3A27"/>
    <w:rsid w:val="00DB4593"/>
    <w:rsid w:val="00DB4EAD"/>
    <w:rsid w:val="00DB51DB"/>
    <w:rsid w:val="00DB553F"/>
    <w:rsid w:val="00DB5DFD"/>
    <w:rsid w:val="00DB6D32"/>
    <w:rsid w:val="00DB6FCB"/>
    <w:rsid w:val="00DB707B"/>
    <w:rsid w:val="00DB76FA"/>
    <w:rsid w:val="00DB7DB0"/>
    <w:rsid w:val="00DC155C"/>
    <w:rsid w:val="00DC1BB0"/>
    <w:rsid w:val="00DC298B"/>
    <w:rsid w:val="00DC5548"/>
    <w:rsid w:val="00DC5DA6"/>
    <w:rsid w:val="00DC69E5"/>
    <w:rsid w:val="00DC76C4"/>
    <w:rsid w:val="00DC7F82"/>
    <w:rsid w:val="00DD0BD4"/>
    <w:rsid w:val="00DD1E8D"/>
    <w:rsid w:val="00DD4303"/>
    <w:rsid w:val="00DD4E6D"/>
    <w:rsid w:val="00DD6B38"/>
    <w:rsid w:val="00DE0894"/>
    <w:rsid w:val="00DE0EB2"/>
    <w:rsid w:val="00DE13BD"/>
    <w:rsid w:val="00DE21FD"/>
    <w:rsid w:val="00DE2E65"/>
    <w:rsid w:val="00DE41C2"/>
    <w:rsid w:val="00DE4487"/>
    <w:rsid w:val="00DE50F6"/>
    <w:rsid w:val="00DE5D5E"/>
    <w:rsid w:val="00DE63A0"/>
    <w:rsid w:val="00DE63B7"/>
    <w:rsid w:val="00DE68E6"/>
    <w:rsid w:val="00DF153C"/>
    <w:rsid w:val="00DF1C49"/>
    <w:rsid w:val="00DF45AE"/>
    <w:rsid w:val="00DF4810"/>
    <w:rsid w:val="00DF7EF7"/>
    <w:rsid w:val="00E01554"/>
    <w:rsid w:val="00E05875"/>
    <w:rsid w:val="00E062CB"/>
    <w:rsid w:val="00E0697B"/>
    <w:rsid w:val="00E06E1E"/>
    <w:rsid w:val="00E104D2"/>
    <w:rsid w:val="00E11B58"/>
    <w:rsid w:val="00E16CD1"/>
    <w:rsid w:val="00E17F5A"/>
    <w:rsid w:val="00E20C45"/>
    <w:rsid w:val="00E24DF9"/>
    <w:rsid w:val="00E25119"/>
    <w:rsid w:val="00E27278"/>
    <w:rsid w:val="00E307CA"/>
    <w:rsid w:val="00E310D8"/>
    <w:rsid w:val="00E31EFA"/>
    <w:rsid w:val="00E32DCD"/>
    <w:rsid w:val="00E3377C"/>
    <w:rsid w:val="00E347F6"/>
    <w:rsid w:val="00E35009"/>
    <w:rsid w:val="00E36AAE"/>
    <w:rsid w:val="00E3721D"/>
    <w:rsid w:val="00E40E41"/>
    <w:rsid w:val="00E41D2C"/>
    <w:rsid w:val="00E44221"/>
    <w:rsid w:val="00E447A7"/>
    <w:rsid w:val="00E45FBE"/>
    <w:rsid w:val="00E4766D"/>
    <w:rsid w:val="00E4769F"/>
    <w:rsid w:val="00E478B5"/>
    <w:rsid w:val="00E50EE2"/>
    <w:rsid w:val="00E51860"/>
    <w:rsid w:val="00E51A2E"/>
    <w:rsid w:val="00E51BB7"/>
    <w:rsid w:val="00E541AB"/>
    <w:rsid w:val="00E54A71"/>
    <w:rsid w:val="00E551E1"/>
    <w:rsid w:val="00E57827"/>
    <w:rsid w:val="00E579C1"/>
    <w:rsid w:val="00E57AE2"/>
    <w:rsid w:val="00E62551"/>
    <w:rsid w:val="00E62791"/>
    <w:rsid w:val="00E65C60"/>
    <w:rsid w:val="00E708AE"/>
    <w:rsid w:val="00E7118F"/>
    <w:rsid w:val="00E7150D"/>
    <w:rsid w:val="00E71B67"/>
    <w:rsid w:val="00E72AF0"/>
    <w:rsid w:val="00E74506"/>
    <w:rsid w:val="00E7468B"/>
    <w:rsid w:val="00E774AF"/>
    <w:rsid w:val="00E77B64"/>
    <w:rsid w:val="00E80173"/>
    <w:rsid w:val="00E80265"/>
    <w:rsid w:val="00E80638"/>
    <w:rsid w:val="00E80FB0"/>
    <w:rsid w:val="00E8154F"/>
    <w:rsid w:val="00E82B03"/>
    <w:rsid w:val="00E82B81"/>
    <w:rsid w:val="00E82C57"/>
    <w:rsid w:val="00E82DD9"/>
    <w:rsid w:val="00E831BD"/>
    <w:rsid w:val="00E8791C"/>
    <w:rsid w:val="00E87A96"/>
    <w:rsid w:val="00E90AB6"/>
    <w:rsid w:val="00E90B9C"/>
    <w:rsid w:val="00E9103B"/>
    <w:rsid w:val="00E912B2"/>
    <w:rsid w:val="00E91A8C"/>
    <w:rsid w:val="00E92C2D"/>
    <w:rsid w:val="00E93BFA"/>
    <w:rsid w:val="00E94F9D"/>
    <w:rsid w:val="00E951D7"/>
    <w:rsid w:val="00E955B9"/>
    <w:rsid w:val="00E95674"/>
    <w:rsid w:val="00E95E16"/>
    <w:rsid w:val="00E96ABF"/>
    <w:rsid w:val="00E979D6"/>
    <w:rsid w:val="00E97ABE"/>
    <w:rsid w:val="00EA0953"/>
    <w:rsid w:val="00EA2EE2"/>
    <w:rsid w:val="00EA6572"/>
    <w:rsid w:val="00EA6C0C"/>
    <w:rsid w:val="00EB2079"/>
    <w:rsid w:val="00EB3F6D"/>
    <w:rsid w:val="00EB528A"/>
    <w:rsid w:val="00EB6467"/>
    <w:rsid w:val="00EB6986"/>
    <w:rsid w:val="00EB7B3A"/>
    <w:rsid w:val="00EB7DD1"/>
    <w:rsid w:val="00EC0D53"/>
    <w:rsid w:val="00EC2F79"/>
    <w:rsid w:val="00EC38AB"/>
    <w:rsid w:val="00EC41EB"/>
    <w:rsid w:val="00EC44C3"/>
    <w:rsid w:val="00EC66D4"/>
    <w:rsid w:val="00EC71BF"/>
    <w:rsid w:val="00EC765D"/>
    <w:rsid w:val="00EC7AF0"/>
    <w:rsid w:val="00ED05B1"/>
    <w:rsid w:val="00ED2F6B"/>
    <w:rsid w:val="00ED435A"/>
    <w:rsid w:val="00ED4C2D"/>
    <w:rsid w:val="00ED538B"/>
    <w:rsid w:val="00ED588E"/>
    <w:rsid w:val="00ED5DE6"/>
    <w:rsid w:val="00ED72FE"/>
    <w:rsid w:val="00ED7AA8"/>
    <w:rsid w:val="00EE0803"/>
    <w:rsid w:val="00EE36A1"/>
    <w:rsid w:val="00EE3751"/>
    <w:rsid w:val="00EE3789"/>
    <w:rsid w:val="00EE56D9"/>
    <w:rsid w:val="00EE64F9"/>
    <w:rsid w:val="00EF151E"/>
    <w:rsid w:val="00EF3293"/>
    <w:rsid w:val="00EF7196"/>
    <w:rsid w:val="00EF71DE"/>
    <w:rsid w:val="00EF7644"/>
    <w:rsid w:val="00EF7D8F"/>
    <w:rsid w:val="00F00DD6"/>
    <w:rsid w:val="00F00ED4"/>
    <w:rsid w:val="00F046DD"/>
    <w:rsid w:val="00F06097"/>
    <w:rsid w:val="00F102C4"/>
    <w:rsid w:val="00F146B6"/>
    <w:rsid w:val="00F15446"/>
    <w:rsid w:val="00F168BF"/>
    <w:rsid w:val="00F20C35"/>
    <w:rsid w:val="00F21686"/>
    <w:rsid w:val="00F228F4"/>
    <w:rsid w:val="00F24324"/>
    <w:rsid w:val="00F246A7"/>
    <w:rsid w:val="00F26EFB"/>
    <w:rsid w:val="00F274B7"/>
    <w:rsid w:val="00F319A5"/>
    <w:rsid w:val="00F3209B"/>
    <w:rsid w:val="00F32B3F"/>
    <w:rsid w:val="00F32F05"/>
    <w:rsid w:val="00F35636"/>
    <w:rsid w:val="00F36A79"/>
    <w:rsid w:val="00F36C14"/>
    <w:rsid w:val="00F37809"/>
    <w:rsid w:val="00F37AE2"/>
    <w:rsid w:val="00F37BB3"/>
    <w:rsid w:val="00F43179"/>
    <w:rsid w:val="00F44705"/>
    <w:rsid w:val="00F45FAF"/>
    <w:rsid w:val="00F5154D"/>
    <w:rsid w:val="00F52966"/>
    <w:rsid w:val="00F52CFC"/>
    <w:rsid w:val="00F52E09"/>
    <w:rsid w:val="00F538FB"/>
    <w:rsid w:val="00F53B6B"/>
    <w:rsid w:val="00F54B7E"/>
    <w:rsid w:val="00F5523D"/>
    <w:rsid w:val="00F571A7"/>
    <w:rsid w:val="00F622BC"/>
    <w:rsid w:val="00F637ED"/>
    <w:rsid w:val="00F63AE2"/>
    <w:rsid w:val="00F659BA"/>
    <w:rsid w:val="00F65C80"/>
    <w:rsid w:val="00F66152"/>
    <w:rsid w:val="00F66175"/>
    <w:rsid w:val="00F71C80"/>
    <w:rsid w:val="00F71EC1"/>
    <w:rsid w:val="00F74832"/>
    <w:rsid w:val="00F75109"/>
    <w:rsid w:val="00F75357"/>
    <w:rsid w:val="00F753C3"/>
    <w:rsid w:val="00F80B7E"/>
    <w:rsid w:val="00F81245"/>
    <w:rsid w:val="00F820AA"/>
    <w:rsid w:val="00F8262A"/>
    <w:rsid w:val="00F8357F"/>
    <w:rsid w:val="00F838B0"/>
    <w:rsid w:val="00F83DD0"/>
    <w:rsid w:val="00F84663"/>
    <w:rsid w:val="00F853C8"/>
    <w:rsid w:val="00F94828"/>
    <w:rsid w:val="00FA0C73"/>
    <w:rsid w:val="00FA0CF2"/>
    <w:rsid w:val="00FA0F2C"/>
    <w:rsid w:val="00FA2326"/>
    <w:rsid w:val="00FA2A49"/>
    <w:rsid w:val="00FA2F2D"/>
    <w:rsid w:val="00FA4692"/>
    <w:rsid w:val="00FA51CA"/>
    <w:rsid w:val="00FA6CBC"/>
    <w:rsid w:val="00FA6E58"/>
    <w:rsid w:val="00FA7560"/>
    <w:rsid w:val="00FA7715"/>
    <w:rsid w:val="00FB1F73"/>
    <w:rsid w:val="00FB36D0"/>
    <w:rsid w:val="00FB37CF"/>
    <w:rsid w:val="00FB3E16"/>
    <w:rsid w:val="00FB5C09"/>
    <w:rsid w:val="00FB735E"/>
    <w:rsid w:val="00FB77CA"/>
    <w:rsid w:val="00FB79E3"/>
    <w:rsid w:val="00FC3059"/>
    <w:rsid w:val="00FC3EE2"/>
    <w:rsid w:val="00FC3FC9"/>
    <w:rsid w:val="00FC638C"/>
    <w:rsid w:val="00FD10B2"/>
    <w:rsid w:val="00FD114F"/>
    <w:rsid w:val="00FD1636"/>
    <w:rsid w:val="00FD16EF"/>
    <w:rsid w:val="00FD1C92"/>
    <w:rsid w:val="00FD1FA7"/>
    <w:rsid w:val="00FD2097"/>
    <w:rsid w:val="00FD2BC7"/>
    <w:rsid w:val="00FD478D"/>
    <w:rsid w:val="00FD4814"/>
    <w:rsid w:val="00FD54FE"/>
    <w:rsid w:val="00FD5EC8"/>
    <w:rsid w:val="00FE30FD"/>
    <w:rsid w:val="00FE39C8"/>
    <w:rsid w:val="00FE3CE5"/>
    <w:rsid w:val="00FE4066"/>
    <w:rsid w:val="00FE4A2B"/>
    <w:rsid w:val="00FE5217"/>
    <w:rsid w:val="00FE5B6E"/>
    <w:rsid w:val="00FE5C51"/>
    <w:rsid w:val="00FE5D8B"/>
    <w:rsid w:val="00FE6E78"/>
    <w:rsid w:val="00FF046F"/>
    <w:rsid w:val="00FF0BD5"/>
    <w:rsid w:val="00FF2AD4"/>
    <w:rsid w:val="00FF2AF7"/>
    <w:rsid w:val="00FF2F84"/>
    <w:rsid w:val="00FF2FCC"/>
    <w:rsid w:val="00FF3710"/>
    <w:rsid w:val="00FF5D37"/>
    <w:rsid w:val="00FF60D3"/>
    <w:rsid w:val="00FF621F"/>
    <w:rsid w:val="00FF6328"/>
    <w:rsid w:val="00FF6CB8"/>
    <w:rsid w:val="00FF6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A26726"/>
  <w15:docId w15:val="{02BFFC39-44DA-4D4E-A009-8D9A2E0BF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2"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536D7"/>
    <w:rPr>
      <w:sz w:val="24"/>
      <w:szCs w:val="24"/>
    </w:rPr>
  </w:style>
  <w:style w:type="paragraph" w:styleId="Heading1">
    <w:name w:val="heading 1"/>
    <w:basedOn w:val="Normal"/>
    <w:next w:val="Normal"/>
    <w:rsid w:val="00F52966"/>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semiHidden/>
    <w:unhideWhenUsed/>
    <w:qFormat/>
    <w:rsid w:val="00047B32"/>
    <w:pPr>
      <w:keepNext/>
      <w:spacing w:before="240" w:after="60"/>
      <w:outlineLvl w:val="1"/>
    </w:pPr>
    <w:rPr>
      <w:rFonts w:ascii="Cambria" w:hAnsi="Cambria"/>
      <w:b/>
      <w:bCs/>
      <w:i/>
      <w:iCs/>
      <w:sz w:val="28"/>
      <w:szCs w:val="28"/>
    </w:rPr>
  </w:style>
  <w:style w:type="paragraph" w:styleId="Heading3">
    <w:name w:val="heading 3"/>
    <w:basedOn w:val="Normal"/>
    <w:next w:val="Normal"/>
    <w:rsid w:val="00F52966"/>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047B32"/>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37AE2"/>
    <w:rPr>
      <w:rFonts w:ascii="Calibri" w:hAnsi="Calibri"/>
      <w:sz w:val="22"/>
      <w:szCs w:val="22"/>
    </w:rPr>
  </w:style>
  <w:style w:type="paragraph" w:styleId="BodyText">
    <w:name w:val="Body Text"/>
    <w:basedOn w:val="Normal"/>
    <w:rsid w:val="00F52966"/>
    <w:pPr>
      <w:spacing w:after="120"/>
    </w:pPr>
  </w:style>
  <w:style w:type="paragraph" w:styleId="Caption">
    <w:name w:val="caption"/>
    <w:basedOn w:val="Normal"/>
    <w:next w:val="Normal"/>
    <w:link w:val="CaptionChar"/>
    <w:rsid w:val="00F52966"/>
    <w:rPr>
      <w:b/>
      <w:bCs/>
      <w:sz w:val="20"/>
      <w:szCs w:val="20"/>
    </w:rPr>
  </w:style>
  <w:style w:type="paragraph" w:customStyle="1" w:styleId="References">
    <w:name w:val="References"/>
    <w:basedOn w:val="BodyText"/>
    <w:rsid w:val="00F52966"/>
    <w:pPr>
      <w:ind w:left="720" w:hanging="720"/>
    </w:pPr>
  </w:style>
  <w:style w:type="paragraph" w:styleId="Header">
    <w:name w:val="header"/>
    <w:basedOn w:val="Normal"/>
    <w:rsid w:val="00E551E1"/>
    <w:pPr>
      <w:tabs>
        <w:tab w:val="center" w:pos="4320"/>
        <w:tab w:val="right" w:pos="8640"/>
      </w:tabs>
    </w:pPr>
  </w:style>
  <w:style w:type="paragraph" w:styleId="Footer">
    <w:name w:val="footer"/>
    <w:basedOn w:val="Normal"/>
    <w:link w:val="FooterChar"/>
    <w:uiPriority w:val="99"/>
    <w:rsid w:val="00E551E1"/>
    <w:pPr>
      <w:tabs>
        <w:tab w:val="center" w:pos="4320"/>
        <w:tab w:val="right" w:pos="8640"/>
      </w:tabs>
    </w:pPr>
  </w:style>
  <w:style w:type="character" w:styleId="PageNumber">
    <w:name w:val="page number"/>
    <w:uiPriority w:val="99"/>
    <w:unhideWhenUsed/>
    <w:rsid w:val="00047B32"/>
    <w:rPr>
      <w:color w:val="000000"/>
    </w:rPr>
  </w:style>
  <w:style w:type="character" w:styleId="CommentReference">
    <w:name w:val="annotation reference"/>
    <w:semiHidden/>
    <w:rsid w:val="001C1420"/>
    <w:rPr>
      <w:sz w:val="16"/>
      <w:szCs w:val="16"/>
    </w:rPr>
  </w:style>
  <w:style w:type="paragraph" w:styleId="CommentText">
    <w:name w:val="annotation text"/>
    <w:basedOn w:val="Normal"/>
    <w:semiHidden/>
    <w:rsid w:val="001C1420"/>
    <w:rPr>
      <w:sz w:val="20"/>
      <w:szCs w:val="20"/>
    </w:rPr>
  </w:style>
  <w:style w:type="paragraph" w:styleId="BalloonText">
    <w:name w:val="Balloon Text"/>
    <w:basedOn w:val="Normal"/>
    <w:semiHidden/>
    <w:rsid w:val="001C1420"/>
    <w:rPr>
      <w:rFonts w:ascii="Tahoma" w:hAnsi="Tahoma" w:cs="Tahoma"/>
      <w:sz w:val="16"/>
      <w:szCs w:val="16"/>
    </w:rPr>
  </w:style>
  <w:style w:type="character" w:customStyle="1" w:styleId="CaptionChar">
    <w:name w:val="Caption Char"/>
    <w:link w:val="Caption"/>
    <w:rsid w:val="001C1420"/>
    <w:rPr>
      <w:b/>
      <w:bCs/>
      <w:lang w:val="en-US" w:eastAsia="en-US" w:bidi="ar-SA"/>
    </w:rPr>
  </w:style>
  <w:style w:type="character" w:styleId="Hyperlink">
    <w:name w:val="Hyperlink"/>
    <w:rsid w:val="001C1420"/>
    <w:rPr>
      <w:color w:val="0000FF"/>
      <w:u w:val="single"/>
    </w:rPr>
  </w:style>
  <w:style w:type="paragraph" w:styleId="CommentSubject">
    <w:name w:val="annotation subject"/>
    <w:basedOn w:val="CommentText"/>
    <w:next w:val="CommentText"/>
    <w:semiHidden/>
    <w:rsid w:val="00C437C0"/>
    <w:rPr>
      <w:b/>
      <w:bCs/>
    </w:rPr>
  </w:style>
  <w:style w:type="paragraph" w:customStyle="1" w:styleId="Figure">
    <w:name w:val="Figure"/>
    <w:basedOn w:val="Normal"/>
    <w:link w:val="FigureChar"/>
    <w:qFormat/>
    <w:rsid w:val="004536D7"/>
    <w:pPr>
      <w:ind w:left="720" w:firstLine="720"/>
    </w:pPr>
    <w:rPr>
      <w:rFonts w:ascii="Arial" w:hAnsi="Arial" w:cs="Arial"/>
      <w:sz w:val="20"/>
    </w:rPr>
  </w:style>
  <w:style w:type="character" w:customStyle="1" w:styleId="FigureChar">
    <w:name w:val="Figure Char"/>
    <w:link w:val="Figure"/>
    <w:rsid w:val="004536D7"/>
    <w:rPr>
      <w:rFonts w:ascii="Arial" w:hAnsi="Arial" w:cs="Arial"/>
      <w:szCs w:val="24"/>
    </w:rPr>
  </w:style>
  <w:style w:type="character" w:customStyle="1" w:styleId="FooterChar">
    <w:name w:val="Footer Char"/>
    <w:link w:val="Footer"/>
    <w:uiPriority w:val="99"/>
    <w:rsid w:val="004536D7"/>
    <w:rPr>
      <w:sz w:val="24"/>
      <w:szCs w:val="24"/>
    </w:rPr>
  </w:style>
  <w:style w:type="paragraph" w:customStyle="1" w:styleId="Default">
    <w:name w:val="Default"/>
    <w:rsid w:val="00145752"/>
    <w:pPr>
      <w:autoSpaceDE w:val="0"/>
      <w:autoSpaceDN w:val="0"/>
      <w:adjustRightInd w:val="0"/>
    </w:pPr>
    <w:rPr>
      <w:color w:val="000000"/>
      <w:sz w:val="24"/>
      <w:szCs w:val="24"/>
    </w:rPr>
  </w:style>
  <w:style w:type="paragraph" w:customStyle="1" w:styleId="nrpsBannerline1">
    <w:name w:val="nrps Banner line 1"/>
    <w:link w:val="nrpsBannerline1Char"/>
    <w:semiHidden/>
    <w:locked/>
    <w:rsid w:val="00047B32"/>
    <w:pPr>
      <w:spacing w:before="120"/>
      <w:ind w:left="115"/>
    </w:pPr>
    <w:rPr>
      <w:rFonts w:ascii="Arial" w:hAnsi="Arial"/>
      <w:b/>
      <w:bCs/>
      <w:color w:val="000000"/>
      <w:sz w:val="16"/>
    </w:rPr>
  </w:style>
  <w:style w:type="paragraph" w:customStyle="1" w:styleId="nrpsBannerline2">
    <w:name w:val="nrps Banner line 2"/>
    <w:link w:val="nrpsBannerline2Char"/>
    <w:semiHidden/>
    <w:locked/>
    <w:rsid w:val="00047B32"/>
    <w:pPr>
      <w:ind w:left="115"/>
    </w:pPr>
    <w:rPr>
      <w:rFonts w:ascii="Arial" w:hAnsi="Arial"/>
      <w:b/>
      <w:bCs/>
      <w:sz w:val="16"/>
      <w:szCs w:val="24"/>
    </w:rPr>
  </w:style>
  <w:style w:type="paragraph" w:customStyle="1" w:styleId="nrpsBannerline3">
    <w:name w:val="nrps Banner line 3"/>
    <w:link w:val="nrpsBannerline3Char"/>
    <w:semiHidden/>
    <w:qFormat/>
    <w:locked/>
    <w:rsid w:val="00047B32"/>
    <w:pPr>
      <w:ind w:left="115"/>
    </w:pPr>
    <w:rPr>
      <w:rFonts w:ascii="Arial" w:hAnsi="Arial"/>
      <w:b/>
      <w:bCs/>
      <w:color w:val="000000"/>
      <w:sz w:val="16"/>
    </w:rPr>
  </w:style>
  <w:style w:type="paragraph" w:customStyle="1" w:styleId="nrpsLogo">
    <w:name w:val="nrps Logo"/>
    <w:basedOn w:val="Normal"/>
    <w:rsid w:val="00047B32"/>
    <w:pPr>
      <w:spacing w:before="80" w:after="80"/>
      <w:ind w:right="115"/>
      <w:jc w:val="right"/>
    </w:pPr>
    <w:rPr>
      <w:color w:val="000000"/>
      <w:szCs w:val="20"/>
    </w:rPr>
  </w:style>
  <w:style w:type="paragraph" w:customStyle="1" w:styleId="nrpsSOPTitle">
    <w:name w:val="nrps SOP Title"/>
    <w:basedOn w:val="Normal"/>
    <w:link w:val="nrpsSOPTitleChar"/>
    <w:qFormat/>
    <w:rsid w:val="005D0450"/>
    <w:pPr>
      <w:keepNext/>
      <w:keepLines/>
      <w:outlineLvl w:val="0"/>
    </w:pPr>
    <w:rPr>
      <w:rFonts w:ascii="Arial" w:hAnsi="Arial"/>
      <w:b/>
      <w:bCs/>
      <w:sz w:val="28"/>
      <w:szCs w:val="28"/>
    </w:rPr>
  </w:style>
  <w:style w:type="character" w:customStyle="1" w:styleId="nrpsSOPTitleChar">
    <w:name w:val="nrps SOP Title Char"/>
    <w:link w:val="nrpsSOPTitle"/>
    <w:rsid w:val="005D0450"/>
    <w:rPr>
      <w:rFonts w:ascii="Arial" w:hAnsi="Arial"/>
      <w:b/>
      <w:bCs/>
      <w:sz w:val="28"/>
      <w:szCs w:val="28"/>
    </w:rPr>
  </w:style>
  <w:style w:type="character" w:customStyle="1" w:styleId="nrpsBannerline1Char">
    <w:name w:val="nrps Banner line 1 Char"/>
    <w:link w:val="nrpsBannerline1"/>
    <w:semiHidden/>
    <w:rsid w:val="00047B32"/>
    <w:rPr>
      <w:rFonts w:ascii="Arial" w:hAnsi="Arial"/>
      <w:b/>
      <w:bCs/>
      <w:color w:val="000000"/>
      <w:sz w:val="16"/>
    </w:rPr>
  </w:style>
  <w:style w:type="character" w:customStyle="1" w:styleId="nrpsBannerline2Char">
    <w:name w:val="nrps Banner line 2 Char"/>
    <w:link w:val="nrpsBannerline2"/>
    <w:semiHidden/>
    <w:rsid w:val="00047B32"/>
    <w:rPr>
      <w:rFonts w:ascii="Arial" w:hAnsi="Arial"/>
      <w:b/>
      <w:bCs/>
      <w:sz w:val="16"/>
      <w:szCs w:val="24"/>
    </w:rPr>
  </w:style>
  <w:style w:type="character" w:customStyle="1" w:styleId="nrpsBannerline3Char">
    <w:name w:val="nrps Banner line 3 Char"/>
    <w:link w:val="nrpsBannerline3"/>
    <w:semiHidden/>
    <w:rsid w:val="00047B32"/>
    <w:rPr>
      <w:rFonts w:ascii="Arial" w:hAnsi="Arial"/>
      <w:b/>
      <w:bCs/>
      <w:color w:val="000000"/>
      <w:sz w:val="16"/>
    </w:rPr>
  </w:style>
  <w:style w:type="paragraph" w:customStyle="1" w:styleId="nrpsSOPSecondOrderHeader">
    <w:name w:val="nrps SOP Second Order Header"/>
    <w:basedOn w:val="Normal"/>
    <w:link w:val="nrpsSOPSecondOrderHeaderChar"/>
    <w:rsid w:val="005D0450"/>
    <w:pPr>
      <w:keepNext/>
      <w:outlineLvl w:val="1"/>
    </w:pPr>
    <w:rPr>
      <w:rFonts w:ascii="Arial" w:hAnsi="Arial" w:cs="Arial"/>
      <w:b/>
      <w:bCs/>
      <w:iCs/>
      <w:szCs w:val="28"/>
    </w:rPr>
  </w:style>
  <w:style w:type="character" w:customStyle="1" w:styleId="nrpsSOPSecondOrderHeaderChar">
    <w:name w:val="nrps SOP Second Order Header Char"/>
    <w:link w:val="nrpsSOPSecondOrderHeader"/>
    <w:rsid w:val="005D0450"/>
    <w:rPr>
      <w:rFonts w:ascii="Arial" w:hAnsi="Arial" w:cs="Arial"/>
      <w:b/>
      <w:bCs/>
      <w:iCs/>
      <w:sz w:val="24"/>
      <w:szCs w:val="28"/>
    </w:rPr>
  </w:style>
  <w:style w:type="paragraph" w:styleId="ListParagraph">
    <w:name w:val="List Paragraph"/>
    <w:basedOn w:val="Normal"/>
    <w:uiPriority w:val="34"/>
    <w:rsid w:val="00A25E79"/>
    <w:pPr>
      <w:ind w:left="720"/>
    </w:pPr>
  </w:style>
  <w:style w:type="paragraph" w:styleId="FootnoteText">
    <w:name w:val="footnote text"/>
    <w:basedOn w:val="Normal"/>
    <w:link w:val="FootnoteTextChar"/>
    <w:uiPriority w:val="99"/>
    <w:rsid w:val="00D63D2B"/>
    <w:rPr>
      <w:sz w:val="20"/>
      <w:szCs w:val="20"/>
    </w:rPr>
  </w:style>
  <w:style w:type="character" w:customStyle="1" w:styleId="FootnoteTextChar">
    <w:name w:val="Footnote Text Char"/>
    <w:basedOn w:val="DefaultParagraphFont"/>
    <w:link w:val="FootnoteText"/>
    <w:uiPriority w:val="99"/>
    <w:rsid w:val="00D63D2B"/>
  </w:style>
  <w:style w:type="character" w:styleId="FootnoteReference">
    <w:name w:val="footnote reference"/>
    <w:uiPriority w:val="99"/>
    <w:rsid w:val="00D63D2B"/>
    <w:rPr>
      <w:vertAlign w:val="superscript"/>
    </w:rPr>
  </w:style>
  <w:style w:type="paragraph" w:customStyle="1" w:styleId="SOPSubtitle">
    <w:name w:val="SOP Subtitle"/>
    <w:basedOn w:val="Normal"/>
    <w:link w:val="SOPSubtitleChar"/>
    <w:qFormat/>
    <w:rsid w:val="00047B32"/>
    <w:pPr>
      <w:keepNext/>
      <w:keepLines/>
      <w:spacing w:after="240"/>
      <w:ind w:right="864"/>
      <w:outlineLvl w:val="0"/>
    </w:pPr>
    <w:rPr>
      <w:rFonts w:ascii="Arial" w:hAnsi="Arial"/>
      <w:bCs/>
      <w:i/>
      <w:sz w:val="32"/>
      <w:szCs w:val="28"/>
    </w:rPr>
  </w:style>
  <w:style w:type="character" w:customStyle="1" w:styleId="SOPSubtitleChar">
    <w:name w:val="SOP Subtitle Char"/>
    <w:link w:val="SOPSubtitle"/>
    <w:rsid w:val="00047B32"/>
    <w:rPr>
      <w:rFonts w:ascii="Arial" w:hAnsi="Arial"/>
      <w:bCs/>
      <w:i/>
      <w:sz w:val="32"/>
      <w:szCs w:val="28"/>
    </w:rPr>
  </w:style>
  <w:style w:type="character" w:customStyle="1" w:styleId="nrpsBackcoveraddress">
    <w:name w:val="nrps Backcover address"/>
    <w:semiHidden/>
    <w:locked/>
    <w:rsid w:val="00047B32"/>
    <w:rPr>
      <w:rFonts w:ascii="Arial" w:hAnsi="Arial"/>
      <w:b w:val="0"/>
      <w:bCs/>
      <w:color w:val="000000"/>
      <w:sz w:val="18"/>
    </w:rPr>
  </w:style>
  <w:style w:type="paragraph" w:customStyle="1" w:styleId="nrpsNormalsingleline">
    <w:name w:val="nrps Normal single line"/>
    <w:qFormat/>
    <w:rsid w:val="00047B32"/>
    <w:pPr>
      <w:spacing w:line="276" w:lineRule="auto"/>
    </w:pPr>
    <w:rPr>
      <w:color w:val="000000"/>
      <w:sz w:val="23"/>
    </w:rPr>
  </w:style>
  <w:style w:type="paragraph" w:customStyle="1" w:styleId="nrpsBannertop">
    <w:name w:val="nrps Banner top"/>
    <w:basedOn w:val="nrpsNormalsingleline"/>
    <w:semiHidden/>
    <w:qFormat/>
    <w:locked/>
    <w:rsid w:val="00047B32"/>
    <w:pPr>
      <w:spacing w:line="240" w:lineRule="auto"/>
    </w:pPr>
    <w:rPr>
      <w:noProof/>
      <w:sz w:val="24"/>
    </w:rPr>
  </w:style>
  <w:style w:type="paragraph" w:customStyle="1" w:styleId="nrpsNormal">
    <w:name w:val="nrps Normal"/>
    <w:basedOn w:val="Normal"/>
    <w:link w:val="nrpsNormalChar"/>
    <w:qFormat/>
    <w:rsid w:val="00047B32"/>
    <w:pPr>
      <w:spacing w:after="200" w:line="276" w:lineRule="auto"/>
    </w:pPr>
    <w:rPr>
      <w:color w:val="000000"/>
      <w:sz w:val="23"/>
      <w:szCs w:val="20"/>
    </w:rPr>
  </w:style>
  <w:style w:type="character" w:customStyle="1" w:styleId="nrpsNormalChar">
    <w:name w:val="nrps Normal Char"/>
    <w:link w:val="nrpsNormal"/>
    <w:rsid w:val="00047B32"/>
    <w:rPr>
      <w:color w:val="000000"/>
      <w:sz w:val="23"/>
    </w:rPr>
  </w:style>
  <w:style w:type="paragraph" w:customStyle="1" w:styleId="nrpsBulletlist">
    <w:name w:val="nrps Bullet list"/>
    <w:basedOn w:val="nrpsNormal"/>
    <w:link w:val="nrpsBulletlistChar"/>
    <w:rsid w:val="00047B32"/>
    <w:pPr>
      <w:numPr>
        <w:numId w:val="1"/>
      </w:numPr>
    </w:pPr>
  </w:style>
  <w:style w:type="character" w:customStyle="1" w:styleId="nrpsBulletlistChar">
    <w:name w:val="nrps Bullet list Char"/>
    <w:link w:val="nrpsBulletlist"/>
    <w:rsid w:val="00047B32"/>
    <w:rPr>
      <w:color w:val="000000"/>
      <w:sz w:val="23"/>
    </w:rPr>
  </w:style>
  <w:style w:type="paragraph" w:customStyle="1" w:styleId="nrpsContents">
    <w:name w:val="nrps Contents"/>
    <w:basedOn w:val="Heading1"/>
    <w:next w:val="nrpsNormal"/>
    <w:qFormat/>
    <w:rsid w:val="00047B32"/>
    <w:pPr>
      <w:spacing w:before="0" w:after="160"/>
    </w:pPr>
    <w:rPr>
      <w:rFonts w:cs="Times New Roman"/>
      <w:bCs w:val="0"/>
      <w:color w:val="000000"/>
      <w:kern w:val="0"/>
      <w:szCs w:val="24"/>
    </w:rPr>
  </w:style>
  <w:style w:type="paragraph" w:customStyle="1" w:styleId="nrpsContentsSOP">
    <w:name w:val="nrps Contents SOP"/>
    <w:next w:val="nrpsNormal"/>
    <w:rsid w:val="00047B32"/>
    <w:rPr>
      <w:b/>
      <w:color w:val="000000"/>
      <w:sz w:val="23"/>
      <w:szCs w:val="24"/>
    </w:rPr>
  </w:style>
  <w:style w:type="paragraph" w:customStyle="1" w:styleId="nrpsFigurecaption">
    <w:name w:val="nrps Figure caption"/>
    <w:next w:val="nrpsNormal"/>
    <w:link w:val="nrpsFigurecaptionChar"/>
    <w:qFormat/>
    <w:rsid w:val="00047B32"/>
    <w:pPr>
      <w:spacing w:before="80" w:after="360"/>
    </w:pPr>
    <w:rPr>
      <w:rFonts w:ascii="Arial" w:hAnsi="Arial"/>
      <w:bCs/>
      <w:color w:val="000000"/>
    </w:rPr>
  </w:style>
  <w:style w:type="character" w:customStyle="1" w:styleId="nrpsFigurecaptionChar">
    <w:name w:val="nrps Figure caption Char"/>
    <w:link w:val="nrpsFigurecaption"/>
    <w:rsid w:val="00047B32"/>
    <w:rPr>
      <w:rFonts w:ascii="Arial" w:hAnsi="Arial"/>
      <w:bCs/>
      <w:color w:val="000000"/>
    </w:rPr>
  </w:style>
  <w:style w:type="paragraph" w:customStyle="1" w:styleId="nrpsFigurecaptionSOP">
    <w:name w:val="nrps Figure caption SOP"/>
    <w:next w:val="nrpsNormal"/>
    <w:rsid w:val="00047B32"/>
    <w:pPr>
      <w:spacing w:before="80" w:after="360"/>
    </w:pPr>
    <w:rPr>
      <w:rFonts w:ascii="Arial" w:hAnsi="Arial"/>
      <w:color w:val="000000"/>
    </w:rPr>
  </w:style>
  <w:style w:type="paragraph" w:customStyle="1" w:styleId="nrpsHeading1">
    <w:name w:val="nrps Heading 1"/>
    <w:basedOn w:val="Heading1"/>
    <w:next w:val="nrpsNormal"/>
    <w:link w:val="nrpsHeading1Char"/>
    <w:qFormat/>
    <w:rsid w:val="00047B32"/>
    <w:pPr>
      <w:tabs>
        <w:tab w:val="left" w:pos="5310"/>
      </w:tabs>
      <w:spacing w:before="0" w:after="200"/>
    </w:pPr>
    <w:rPr>
      <w:rFonts w:cs="Times New Roman"/>
      <w:bCs w:val="0"/>
      <w:color w:val="000000"/>
      <w:kern w:val="0"/>
      <w:szCs w:val="18"/>
    </w:rPr>
  </w:style>
  <w:style w:type="character" w:customStyle="1" w:styleId="nrpsHeading1Char">
    <w:name w:val="nrps Heading 1 Char"/>
    <w:link w:val="nrpsHeading1"/>
    <w:rsid w:val="00047B32"/>
    <w:rPr>
      <w:rFonts w:ascii="Arial" w:hAnsi="Arial"/>
      <w:b/>
      <w:color w:val="000000"/>
      <w:sz w:val="32"/>
      <w:szCs w:val="18"/>
    </w:rPr>
  </w:style>
  <w:style w:type="paragraph" w:customStyle="1" w:styleId="nrpsHeading1appendix">
    <w:name w:val="nrps Heading 1 appendix"/>
    <w:basedOn w:val="nrpsHeading1"/>
    <w:next w:val="nrpsNormal"/>
    <w:rsid w:val="00047B32"/>
    <w:rPr>
      <w:szCs w:val="24"/>
    </w:rPr>
  </w:style>
  <w:style w:type="paragraph" w:customStyle="1" w:styleId="nrpsHeading1SOP">
    <w:name w:val="nrps Heading 1 SOP"/>
    <w:basedOn w:val="nrpsHeading1"/>
    <w:next w:val="nrpsNormal"/>
    <w:rsid w:val="00047B32"/>
  </w:style>
  <w:style w:type="paragraph" w:customStyle="1" w:styleId="nrpsHeading2">
    <w:name w:val="nrps Heading 2"/>
    <w:basedOn w:val="Heading2"/>
    <w:next w:val="nrpsNormal"/>
    <w:link w:val="nrpsHeading2Char"/>
    <w:qFormat/>
    <w:rsid w:val="00047B32"/>
    <w:pPr>
      <w:spacing w:before="0" w:after="0" w:line="276" w:lineRule="auto"/>
    </w:pPr>
    <w:rPr>
      <w:rFonts w:ascii="Arial" w:hAnsi="Arial" w:cs="Arial"/>
      <w:bCs w:val="0"/>
      <w:i w:val="0"/>
      <w:iCs w:val="0"/>
      <w:color w:val="000000"/>
      <w:sz w:val="23"/>
    </w:rPr>
  </w:style>
  <w:style w:type="character" w:customStyle="1" w:styleId="nrpsHeading2Char">
    <w:name w:val="nrps Heading 2 Char"/>
    <w:link w:val="nrpsHeading2"/>
    <w:rsid w:val="00047B32"/>
    <w:rPr>
      <w:rFonts w:ascii="Arial" w:hAnsi="Arial" w:cs="Arial"/>
      <w:b/>
      <w:color w:val="000000"/>
      <w:sz w:val="23"/>
      <w:szCs w:val="28"/>
    </w:rPr>
  </w:style>
  <w:style w:type="character" w:customStyle="1" w:styleId="Heading2Char">
    <w:name w:val="Heading 2 Char"/>
    <w:link w:val="Heading2"/>
    <w:semiHidden/>
    <w:rsid w:val="00047B32"/>
    <w:rPr>
      <w:rFonts w:ascii="Cambria" w:eastAsia="Times New Roman" w:hAnsi="Cambria" w:cs="Times New Roman"/>
      <w:b/>
      <w:bCs/>
      <w:i/>
      <w:iCs/>
      <w:sz w:val="28"/>
      <w:szCs w:val="28"/>
    </w:rPr>
  </w:style>
  <w:style w:type="paragraph" w:customStyle="1" w:styleId="nrpsHeading2appendix">
    <w:name w:val="nrps Heading 2 appendix"/>
    <w:basedOn w:val="nrpsHeading2"/>
    <w:next w:val="nrpsNormal"/>
    <w:rsid w:val="00047B32"/>
  </w:style>
  <w:style w:type="paragraph" w:customStyle="1" w:styleId="nrpsHeading2SOP">
    <w:name w:val="nrps Heading 2 SOP"/>
    <w:basedOn w:val="nrpsHeading2"/>
    <w:next w:val="nrpsNormal"/>
    <w:rsid w:val="00047B32"/>
    <w:rPr>
      <w:bCs/>
      <w:iCs/>
    </w:rPr>
  </w:style>
  <w:style w:type="paragraph" w:customStyle="1" w:styleId="nrpsHeading3">
    <w:name w:val="nrps Heading 3"/>
    <w:basedOn w:val="Heading3"/>
    <w:next w:val="nrpsNormal"/>
    <w:link w:val="nrpsHeading3Char"/>
    <w:qFormat/>
    <w:rsid w:val="00047B32"/>
    <w:pPr>
      <w:autoSpaceDE w:val="0"/>
      <w:autoSpaceDN w:val="0"/>
      <w:adjustRightInd w:val="0"/>
      <w:spacing w:before="0" w:after="0" w:line="276" w:lineRule="auto"/>
    </w:pPr>
    <w:rPr>
      <w:rFonts w:eastAsia="MS Mincho" w:cs="Times New Roman"/>
      <w:bCs w:val="0"/>
      <w:i/>
      <w:color w:val="000000"/>
      <w:sz w:val="21"/>
      <w:szCs w:val="22"/>
    </w:rPr>
  </w:style>
  <w:style w:type="character" w:customStyle="1" w:styleId="nrpsHeading3Char">
    <w:name w:val="nrps Heading 3 Char"/>
    <w:link w:val="nrpsHeading3"/>
    <w:rsid w:val="00047B32"/>
    <w:rPr>
      <w:rFonts w:ascii="Arial" w:eastAsia="MS Mincho" w:hAnsi="Arial"/>
      <w:b/>
      <w:i/>
      <w:color w:val="000000"/>
      <w:sz w:val="21"/>
      <w:szCs w:val="22"/>
    </w:rPr>
  </w:style>
  <w:style w:type="paragraph" w:customStyle="1" w:styleId="nrpsHeading3appendix">
    <w:name w:val="nrps Heading 3 appendix"/>
    <w:basedOn w:val="nrpsHeading3"/>
    <w:next w:val="nrpsNormal"/>
    <w:rsid w:val="00047B32"/>
  </w:style>
  <w:style w:type="paragraph" w:customStyle="1" w:styleId="nrpsHeading3SOP">
    <w:name w:val="nrps Heading 3 SOP"/>
    <w:basedOn w:val="nrpsHeading3"/>
    <w:next w:val="nrpsNormal"/>
    <w:rsid w:val="00047B32"/>
  </w:style>
  <w:style w:type="paragraph" w:customStyle="1" w:styleId="nrpsHeading4">
    <w:name w:val="nrps Heading 4"/>
    <w:basedOn w:val="Heading4"/>
    <w:next w:val="nrpsNormal"/>
    <w:link w:val="nrpsHeading4Char"/>
    <w:qFormat/>
    <w:rsid w:val="00047B32"/>
    <w:pPr>
      <w:spacing w:before="0" w:after="0" w:line="276" w:lineRule="auto"/>
    </w:pPr>
    <w:rPr>
      <w:rFonts w:ascii="Times New Roman" w:hAnsi="Times New Roman"/>
      <w:b w:val="0"/>
      <w:bCs w:val="0"/>
      <w:color w:val="000000"/>
      <w:sz w:val="23"/>
      <w:u w:val="single"/>
    </w:rPr>
  </w:style>
  <w:style w:type="character" w:customStyle="1" w:styleId="nrpsHeading4Char">
    <w:name w:val="nrps Heading 4 Char"/>
    <w:link w:val="nrpsHeading4"/>
    <w:rsid w:val="00047B32"/>
    <w:rPr>
      <w:color w:val="000000"/>
      <w:sz w:val="23"/>
      <w:szCs w:val="28"/>
      <w:u w:val="single"/>
    </w:rPr>
  </w:style>
  <w:style w:type="character" w:customStyle="1" w:styleId="Heading4Char">
    <w:name w:val="Heading 4 Char"/>
    <w:link w:val="Heading4"/>
    <w:semiHidden/>
    <w:rsid w:val="00047B32"/>
    <w:rPr>
      <w:rFonts w:ascii="Calibri" w:eastAsia="Times New Roman" w:hAnsi="Calibri" w:cs="Times New Roman"/>
      <w:b/>
      <w:bCs/>
      <w:sz w:val="28"/>
      <w:szCs w:val="28"/>
    </w:rPr>
  </w:style>
  <w:style w:type="paragraph" w:customStyle="1" w:styleId="nrpsHeading4appendix">
    <w:name w:val="nrps Heading 4 appendix"/>
    <w:basedOn w:val="nrpsHeading4"/>
    <w:next w:val="nrpsNormal"/>
    <w:rsid w:val="00047B32"/>
    <w:rPr>
      <w:bCs/>
    </w:rPr>
  </w:style>
  <w:style w:type="paragraph" w:customStyle="1" w:styleId="nrpsHeading4SOP">
    <w:name w:val="nrps Heading 4 SOP"/>
    <w:basedOn w:val="nrpsHeading4"/>
    <w:next w:val="nrpsNormal"/>
    <w:rsid w:val="00047B32"/>
    <w:rPr>
      <w:bCs/>
    </w:rPr>
  </w:style>
  <w:style w:type="paragraph" w:customStyle="1" w:styleId="nrpsHeading5">
    <w:name w:val="nrps Heading 5"/>
    <w:next w:val="nrpsNormal"/>
    <w:link w:val="nrpsHeading5Char"/>
    <w:rsid w:val="00047B32"/>
    <w:pPr>
      <w:spacing w:line="276" w:lineRule="auto"/>
    </w:pPr>
    <w:rPr>
      <w:bCs/>
      <w:i/>
      <w:iCs/>
      <w:color w:val="000000"/>
      <w:sz w:val="23"/>
      <w:szCs w:val="26"/>
    </w:rPr>
  </w:style>
  <w:style w:type="character" w:customStyle="1" w:styleId="nrpsHeading5Char">
    <w:name w:val="nrps Heading 5 Char"/>
    <w:link w:val="nrpsHeading5"/>
    <w:rsid w:val="00047B32"/>
    <w:rPr>
      <w:bCs/>
      <w:i/>
      <w:iCs/>
      <w:color w:val="000000"/>
      <w:sz w:val="23"/>
      <w:szCs w:val="26"/>
    </w:rPr>
  </w:style>
  <w:style w:type="paragraph" w:customStyle="1" w:styleId="nrpsHorizontalrule">
    <w:name w:val="nrps Horizontal rule"/>
    <w:basedOn w:val="Normal"/>
    <w:semiHidden/>
    <w:locked/>
    <w:rsid w:val="00047B32"/>
    <w:pPr>
      <w:pBdr>
        <w:bottom w:val="single" w:sz="4" w:space="0" w:color="auto"/>
      </w:pBdr>
    </w:pPr>
    <w:rPr>
      <w:color w:val="000000"/>
      <w:szCs w:val="20"/>
    </w:rPr>
  </w:style>
  <w:style w:type="paragraph" w:customStyle="1" w:styleId="nrpsHyperlink">
    <w:name w:val="nrps Hyperlink"/>
    <w:basedOn w:val="nrpsNormal"/>
    <w:link w:val="nrpsHyperlinkChar"/>
    <w:rsid w:val="00047B32"/>
  </w:style>
  <w:style w:type="character" w:customStyle="1" w:styleId="nrpsHyperlinkChar">
    <w:name w:val="nrps Hyperlink Char"/>
    <w:link w:val="nrpsHyperlink"/>
    <w:rsid w:val="00047B32"/>
    <w:rPr>
      <w:color w:val="000000"/>
      <w:sz w:val="23"/>
    </w:rPr>
  </w:style>
  <w:style w:type="paragraph" w:customStyle="1" w:styleId="nrpsInsidecovers">
    <w:name w:val="nrps Inside covers"/>
    <w:basedOn w:val="Normal"/>
    <w:link w:val="nrpsInsidecoversChar"/>
    <w:rsid w:val="00047B32"/>
    <w:rPr>
      <w:color w:val="000000"/>
      <w:sz w:val="18"/>
    </w:rPr>
  </w:style>
  <w:style w:type="character" w:customStyle="1" w:styleId="nrpsInsidecoversChar">
    <w:name w:val="nrps Inside covers Char"/>
    <w:link w:val="nrpsInsidecovers"/>
    <w:rsid w:val="00047B32"/>
    <w:rPr>
      <w:color w:val="000000"/>
      <w:sz w:val="18"/>
      <w:szCs w:val="24"/>
    </w:rPr>
  </w:style>
  <w:style w:type="paragraph" w:customStyle="1" w:styleId="nrpsInstructions">
    <w:name w:val="nrps Instructions"/>
    <w:link w:val="nrpsInstructionsChar"/>
    <w:locked/>
    <w:rsid w:val="00047B32"/>
    <w:rPr>
      <w:rFonts w:ascii="Arial" w:hAnsi="Arial"/>
      <w:color w:val="E36C0A"/>
      <w:sz w:val="22"/>
    </w:rPr>
  </w:style>
  <w:style w:type="character" w:customStyle="1" w:styleId="nrpsInstructionsChar">
    <w:name w:val="nrps Instructions Char"/>
    <w:link w:val="nrpsInstructions"/>
    <w:rsid w:val="00047B32"/>
    <w:rPr>
      <w:rFonts w:ascii="Arial" w:hAnsi="Arial"/>
      <w:color w:val="E36C0A"/>
      <w:sz w:val="22"/>
    </w:rPr>
  </w:style>
  <w:style w:type="paragraph" w:customStyle="1" w:styleId="nrpsInstructionsh1">
    <w:name w:val="nrps Instructions h1"/>
    <w:basedOn w:val="nrpsHeading1"/>
    <w:rsid w:val="00047B32"/>
    <w:rPr>
      <w:color w:val="E36C0A"/>
    </w:rPr>
  </w:style>
  <w:style w:type="paragraph" w:customStyle="1" w:styleId="nrpsInstructionsh2">
    <w:name w:val="nrps Instructions h2"/>
    <w:basedOn w:val="nrpsHeading2"/>
    <w:rsid w:val="00047B32"/>
    <w:rPr>
      <w:color w:val="E36C0A"/>
      <w:sz w:val="24"/>
    </w:rPr>
  </w:style>
  <w:style w:type="paragraph" w:customStyle="1" w:styleId="nrpsLiteraturecited">
    <w:name w:val="nrps Literature cited"/>
    <w:link w:val="nrpsLiteraturecitedChar"/>
    <w:qFormat/>
    <w:rsid w:val="00047B32"/>
    <w:pPr>
      <w:spacing w:after="200" w:line="276" w:lineRule="auto"/>
      <w:ind w:left="360" w:hanging="360"/>
    </w:pPr>
    <w:rPr>
      <w:color w:val="000000"/>
      <w:sz w:val="23"/>
      <w:szCs w:val="24"/>
    </w:rPr>
  </w:style>
  <w:style w:type="character" w:customStyle="1" w:styleId="nrpsLiteraturecitedChar">
    <w:name w:val="nrps Literature cited Char"/>
    <w:link w:val="nrpsLiteraturecited"/>
    <w:rsid w:val="00047B32"/>
    <w:rPr>
      <w:color w:val="000000"/>
      <w:sz w:val="23"/>
      <w:szCs w:val="24"/>
    </w:rPr>
  </w:style>
  <w:style w:type="numbering" w:customStyle="1" w:styleId="nrpsNumlist">
    <w:name w:val="nrps Num list"/>
    <w:basedOn w:val="NoList"/>
    <w:rsid w:val="00047B32"/>
    <w:pPr>
      <w:numPr>
        <w:numId w:val="2"/>
      </w:numPr>
    </w:pPr>
  </w:style>
  <w:style w:type="paragraph" w:customStyle="1" w:styleId="nrpsPhotocaption">
    <w:name w:val="nrps Photo caption"/>
    <w:basedOn w:val="nrpsFigurecaption"/>
    <w:rsid w:val="00047B32"/>
  </w:style>
  <w:style w:type="paragraph" w:customStyle="1" w:styleId="nrpsSeriesnamenumber">
    <w:name w:val="nrps Series name/number"/>
    <w:qFormat/>
    <w:rsid w:val="00047B32"/>
    <w:pPr>
      <w:spacing w:before="240" w:after="240"/>
    </w:pPr>
    <w:rPr>
      <w:color w:val="000000"/>
      <w:sz w:val="24"/>
    </w:rPr>
  </w:style>
  <w:style w:type="paragraph" w:customStyle="1" w:styleId="nrpsSubtitle">
    <w:name w:val="nrps Subtitle"/>
    <w:next w:val="nrpsSeriesnamenumber"/>
    <w:link w:val="nrpsSubtitleChar"/>
    <w:qFormat/>
    <w:rsid w:val="00047B32"/>
    <w:pPr>
      <w:tabs>
        <w:tab w:val="left" w:pos="9360"/>
      </w:tabs>
      <w:spacing w:before="120"/>
      <w:ind w:right="720"/>
    </w:pPr>
    <w:rPr>
      <w:bCs/>
      <w:i/>
      <w:color w:val="000000"/>
      <w:sz w:val="36"/>
      <w:szCs w:val="36"/>
    </w:rPr>
  </w:style>
  <w:style w:type="character" w:customStyle="1" w:styleId="nrpsSubtitleChar">
    <w:name w:val="nrps Subtitle Char"/>
    <w:link w:val="nrpsSubtitle"/>
    <w:rsid w:val="00047B32"/>
    <w:rPr>
      <w:bCs/>
      <w:i/>
      <w:color w:val="000000"/>
      <w:sz w:val="36"/>
      <w:szCs w:val="36"/>
    </w:rPr>
  </w:style>
  <w:style w:type="paragraph" w:customStyle="1" w:styleId="nrpsTablecaption">
    <w:name w:val="nrps Table caption"/>
    <w:next w:val="nrpsNormal"/>
    <w:link w:val="nrpsTablecaptionChar"/>
    <w:qFormat/>
    <w:rsid w:val="00047B32"/>
    <w:pPr>
      <w:keepNext/>
      <w:spacing w:after="120"/>
    </w:pPr>
    <w:rPr>
      <w:rFonts w:ascii="Arial" w:hAnsi="Arial"/>
      <w:bCs/>
      <w:color w:val="000000"/>
    </w:rPr>
  </w:style>
  <w:style w:type="character" w:customStyle="1" w:styleId="nrpsTablecaptionChar">
    <w:name w:val="nrps Table caption Char"/>
    <w:link w:val="nrpsTablecaption"/>
    <w:rsid w:val="00047B32"/>
    <w:rPr>
      <w:rFonts w:ascii="Arial" w:hAnsi="Arial"/>
      <w:bCs/>
      <w:color w:val="000000"/>
    </w:rPr>
  </w:style>
  <w:style w:type="paragraph" w:customStyle="1" w:styleId="nrpsTablecaptioncontinued">
    <w:name w:val="nrps Table caption continued"/>
    <w:next w:val="nrpsNormal"/>
    <w:qFormat/>
    <w:rsid w:val="00047B32"/>
    <w:pPr>
      <w:spacing w:after="120"/>
    </w:pPr>
    <w:rPr>
      <w:rFonts w:ascii="Arial" w:hAnsi="Arial"/>
      <w:bCs/>
      <w:color w:val="000000"/>
    </w:rPr>
  </w:style>
  <w:style w:type="paragraph" w:customStyle="1" w:styleId="nrpsTablecaptionSOP">
    <w:name w:val="nrps Table caption SOP"/>
    <w:next w:val="nrpsNormal"/>
    <w:rsid w:val="00047B32"/>
    <w:pPr>
      <w:spacing w:after="120"/>
    </w:pPr>
    <w:rPr>
      <w:rFonts w:ascii="Arial" w:hAnsi="Arial"/>
      <w:bCs/>
      <w:color w:val="000000"/>
    </w:rPr>
  </w:style>
  <w:style w:type="paragraph" w:customStyle="1" w:styleId="nrpsTablecell">
    <w:name w:val="nrps Table cell"/>
    <w:qFormat/>
    <w:rsid w:val="00047B32"/>
    <w:pPr>
      <w:spacing w:before="20" w:after="20"/>
    </w:pPr>
    <w:rPr>
      <w:rFonts w:ascii="Arial" w:hAnsi="Arial"/>
      <w:color w:val="000000"/>
      <w:sz w:val="18"/>
    </w:rPr>
  </w:style>
  <w:style w:type="paragraph" w:customStyle="1" w:styleId="nrpsTablecellindent">
    <w:name w:val="nrps Table cell indent"/>
    <w:basedOn w:val="nrpsTablecell"/>
    <w:rsid w:val="00047B32"/>
    <w:pPr>
      <w:ind w:left="360"/>
    </w:pPr>
  </w:style>
  <w:style w:type="paragraph" w:customStyle="1" w:styleId="nrpsTableheader">
    <w:name w:val="nrps Table header"/>
    <w:link w:val="nrpsTableheaderChar"/>
    <w:qFormat/>
    <w:rsid w:val="00047B32"/>
    <w:pPr>
      <w:spacing w:before="20" w:after="20"/>
    </w:pPr>
    <w:rPr>
      <w:rFonts w:ascii="Arial" w:hAnsi="Arial" w:cs="Arial"/>
      <w:b/>
      <w:color w:val="000000"/>
      <w:sz w:val="18"/>
    </w:rPr>
  </w:style>
  <w:style w:type="character" w:customStyle="1" w:styleId="nrpsTableheaderChar">
    <w:name w:val="nrps Table header Char"/>
    <w:link w:val="nrpsTableheader"/>
    <w:rsid w:val="00047B32"/>
    <w:rPr>
      <w:rFonts w:ascii="Arial" w:hAnsi="Arial" w:cs="Arial"/>
      <w:b/>
      <w:color w:val="000000"/>
      <w:sz w:val="18"/>
    </w:rPr>
  </w:style>
  <w:style w:type="paragraph" w:customStyle="1" w:styleId="nrpsTablenote">
    <w:name w:val="nrps Table note"/>
    <w:rsid w:val="00047B32"/>
    <w:pPr>
      <w:spacing w:before="120"/>
      <w:ind w:left="360"/>
    </w:pPr>
    <w:rPr>
      <w:rFonts w:ascii="Arial" w:hAnsi="Arial"/>
      <w:bCs/>
      <w:color w:val="000000"/>
    </w:rPr>
  </w:style>
  <w:style w:type="paragraph" w:customStyle="1" w:styleId="nrpsTabletitle">
    <w:name w:val="nrps Table title"/>
    <w:basedOn w:val="Normal"/>
    <w:link w:val="nrpsTabletitleChar"/>
    <w:qFormat/>
    <w:rsid w:val="00047B32"/>
    <w:pPr>
      <w:keepNext/>
      <w:spacing w:after="120"/>
    </w:pPr>
    <w:rPr>
      <w:rFonts w:ascii="Arial" w:hAnsi="Arial"/>
      <w:bCs/>
      <w:sz w:val="20"/>
      <w:szCs w:val="20"/>
    </w:rPr>
  </w:style>
  <w:style w:type="character" w:customStyle="1" w:styleId="nrpsTabletitleChar">
    <w:name w:val="nrps Table title Char"/>
    <w:link w:val="nrpsTabletitle"/>
    <w:rsid w:val="00047B32"/>
    <w:rPr>
      <w:rFonts w:ascii="Arial" w:hAnsi="Arial"/>
      <w:bCs/>
    </w:rPr>
  </w:style>
  <w:style w:type="paragraph" w:customStyle="1" w:styleId="nrpsTitle">
    <w:name w:val="nrps Title"/>
    <w:next w:val="nrpsSubtitle"/>
    <w:link w:val="nrpsTitleChar"/>
    <w:qFormat/>
    <w:rsid w:val="00047B32"/>
    <w:pPr>
      <w:tabs>
        <w:tab w:val="left" w:pos="9360"/>
      </w:tabs>
      <w:spacing w:before="240"/>
    </w:pPr>
    <w:rPr>
      <w:b/>
      <w:bCs/>
      <w:color w:val="000000"/>
      <w:sz w:val="40"/>
      <w:szCs w:val="40"/>
    </w:rPr>
  </w:style>
  <w:style w:type="character" w:customStyle="1" w:styleId="nrpsTitleChar">
    <w:name w:val="nrps Title Char"/>
    <w:link w:val="nrpsTitle"/>
    <w:rsid w:val="00047B32"/>
    <w:rPr>
      <w:b/>
      <w:bCs/>
      <w:color w:val="000000"/>
      <w:sz w:val="40"/>
      <w:szCs w:val="40"/>
    </w:rPr>
  </w:style>
  <w:style w:type="paragraph" w:styleId="EndnoteText">
    <w:name w:val="endnote text"/>
    <w:basedOn w:val="Normal"/>
    <w:link w:val="EndnoteTextChar"/>
    <w:rsid w:val="00370BFC"/>
    <w:rPr>
      <w:sz w:val="20"/>
      <w:szCs w:val="20"/>
    </w:rPr>
  </w:style>
  <w:style w:type="character" w:customStyle="1" w:styleId="EndnoteTextChar">
    <w:name w:val="Endnote Text Char"/>
    <w:basedOn w:val="DefaultParagraphFont"/>
    <w:link w:val="EndnoteText"/>
    <w:rsid w:val="00370BFC"/>
  </w:style>
  <w:style w:type="character" w:styleId="EndnoteReference">
    <w:name w:val="endnote reference"/>
    <w:basedOn w:val="DefaultParagraphFont"/>
    <w:rsid w:val="00370BFC"/>
    <w:rPr>
      <w:vertAlign w:val="superscript"/>
    </w:rPr>
  </w:style>
  <w:style w:type="table" w:styleId="TableGrid">
    <w:name w:val="Table Grid"/>
    <w:basedOn w:val="TableNormal"/>
    <w:rsid w:val="00DE13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semiHidden/>
    <w:unhideWhenUsed/>
    <w:rsid w:val="009E5442"/>
    <w:rPr>
      <w:color w:val="800080" w:themeColor="followedHyperlink"/>
      <w:u w:val="single"/>
    </w:rPr>
  </w:style>
  <w:style w:type="character" w:styleId="UnresolvedMention">
    <w:name w:val="Unresolved Mention"/>
    <w:basedOn w:val="DefaultParagraphFont"/>
    <w:uiPriority w:val="99"/>
    <w:semiHidden/>
    <w:unhideWhenUsed/>
    <w:rsid w:val="00737711"/>
    <w:rPr>
      <w:color w:val="605E5C"/>
      <w:shd w:val="clear" w:color="auto" w:fill="E1DFDD"/>
    </w:rPr>
  </w:style>
  <w:style w:type="paragraph" w:customStyle="1" w:styleId="paragraph">
    <w:name w:val="paragraph"/>
    <w:basedOn w:val="Normal"/>
    <w:rsid w:val="00632364"/>
    <w:pPr>
      <w:spacing w:before="100" w:beforeAutospacing="1" w:after="100" w:afterAutospacing="1"/>
    </w:pPr>
  </w:style>
  <w:style w:type="character" w:customStyle="1" w:styleId="normaltextrun">
    <w:name w:val="normaltextrun"/>
    <w:basedOn w:val="DefaultParagraphFont"/>
    <w:rsid w:val="00632364"/>
  </w:style>
  <w:style w:type="character" w:customStyle="1" w:styleId="eop">
    <w:name w:val="eop"/>
    <w:basedOn w:val="DefaultParagraphFont"/>
    <w:rsid w:val="00632364"/>
  </w:style>
  <w:style w:type="character" w:customStyle="1" w:styleId="spellingerror">
    <w:name w:val="spellingerror"/>
    <w:basedOn w:val="DefaultParagraphFont"/>
    <w:rsid w:val="00632364"/>
  </w:style>
  <w:style w:type="paragraph" w:styleId="TOC9">
    <w:name w:val="toc 9"/>
    <w:basedOn w:val="Normal"/>
    <w:next w:val="Normal"/>
    <w:autoRedefine/>
    <w:uiPriority w:val="39"/>
    <w:semiHidden/>
    <w:unhideWhenUsed/>
    <w:rsid w:val="006612F2"/>
    <w:pPr>
      <w:spacing w:after="200" w:line="276" w:lineRule="auto"/>
      <w:ind w:left="1920"/>
    </w:pPr>
    <w:rPr>
      <w:rFonts w:eastAsiaTheme="minorHAnsi" w:cstheme="minorBidi"/>
      <w:color w:val="000000" w:themeColor="text1"/>
      <w:sz w:val="23"/>
      <w:szCs w:val="22"/>
    </w:rPr>
  </w:style>
  <w:style w:type="paragraph" w:styleId="Revision">
    <w:name w:val="Revision"/>
    <w:hidden/>
    <w:uiPriority w:val="99"/>
    <w:semiHidden/>
    <w:rsid w:val="008430B7"/>
    <w:rPr>
      <w:sz w:val="24"/>
      <w:szCs w:val="24"/>
    </w:rPr>
  </w:style>
  <w:style w:type="paragraph" w:styleId="NormalWeb">
    <w:name w:val="Normal (Web)"/>
    <w:basedOn w:val="Normal"/>
    <w:uiPriority w:val="99"/>
    <w:semiHidden/>
    <w:unhideWhenUsed/>
    <w:rsid w:val="00264920"/>
    <w:pPr>
      <w:spacing w:before="100" w:beforeAutospacing="1" w:after="100" w:afterAutospacing="1"/>
    </w:pPr>
  </w:style>
  <w:style w:type="character" w:styleId="Strong">
    <w:name w:val="Strong"/>
    <w:basedOn w:val="DefaultParagraphFont"/>
    <w:uiPriority w:val="22"/>
    <w:qFormat/>
    <w:rsid w:val="00264920"/>
    <w:rPr>
      <w:b/>
      <w:bCs/>
    </w:rPr>
  </w:style>
  <w:style w:type="character" w:styleId="Emphasis">
    <w:name w:val="Emphasis"/>
    <w:basedOn w:val="DefaultParagraphFont"/>
    <w:uiPriority w:val="20"/>
    <w:qFormat/>
    <w:rsid w:val="00264920"/>
    <w:rPr>
      <w:i/>
      <w:iCs/>
    </w:rPr>
  </w:style>
  <w:style w:type="character" w:styleId="HTMLCode">
    <w:name w:val="HTML Code"/>
    <w:basedOn w:val="DefaultParagraphFont"/>
    <w:uiPriority w:val="99"/>
    <w:semiHidden/>
    <w:unhideWhenUsed/>
    <w:rsid w:val="0026492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64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64920"/>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467362">
      <w:bodyDiv w:val="1"/>
      <w:marLeft w:val="0"/>
      <w:marRight w:val="0"/>
      <w:marTop w:val="0"/>
      <w:marBottom w:val="0"/>
      <w:divBdr>
        <w:top w:val="none" w:sz="0" w:space="0" w:color="auto"/>
        <w:left w:val="none" w:sz="0" w:space="0" w:color="auto"/>
        <w:bottom w:val="none" w:sz="0" w:space="0" w:color="auto"/>
        <w:right w:val="none" w:sz="0" w:space="0" w:color="auto"/>
      </w:divBdr>
    </w:div>
    <w:div w:id="1505588260">
      <w:bodyDiv w:val="1"/>
      <w:marLeft w:val="0"/>
      <w:marRight w:val="0"/>
      <w:marTop w:val="0"/>
      <w:marBottom w:val="0"/>
      <w:divBdr>
        <w:top w:val="none" w:sz="0" w:space="0" w:color="auto"/>
        <w:left w:val="none" w:sz="0" w:space="0" w:color="auto"/>
        <w:bottom w:val="none" w:sz="0" w:space="0" w:color="auto"/>
        <w:right w:val="none" w:sz="0" w:space="0" w:color="auto"/>
      </w:divBdr>
      <w:divsChild>
        <w:div w:id="446698103">
          <w:marLeft w:val="0"/>
          <w:marRight w:val="0"/>
          <w:marTop w:val="0"/>
          <w:marBottom w:val="0"/>
          <w:divBdr>
            <w:top w:val="none" w:sz="0" w:space="0" w:color="auto"/>
            <w:left w:val="none" w:sz="0" w:space="0" w:color="auto"/>
            <w:bottom w:val="none" w:sz="0" w:space="0" w:color="auto"/>
            <w:right w:val="none" w:sz="0" w:space="0" w:color="auto"/>
          </w:divBdr>
          <w:divsChild>
            <w:div w:id="1437171084">
              <w:marLeft w:val="0"/>
              <w:marRight w:val="0"/>
              <w:marTop w:val="0"/>
              <w:marBottom w:val="0"/>
              <w:divBdr>
                <w:top w:val="none" w:sz="0" w:space="0" w:color="auto"/>
                <w:left w:val="none" w:sz="0" w:space="0" w:color="auto"/>
                <w:bottom w:val="none" w:sz="0" w:space="0" w:color="auto"/>
                <w:right w:val="none" w:sz="0" w:space="0" w:color="auto"/>
              </w:divBdr>
            </w:div>
          </w:divsChild>
        </w:div>
        <w:div w:id="563493985">
          <w:marLeft w:val="0"/>
          <w:marRight w:val="0"/>
          <w:marTop w:val="0"/>
          <w:marBottom w:val="0"/>
          <w:divBdr>
            <w:top w:val="none" w:sz="0" w:space="0" w:color="auto"/>
            <w:left w:val="none" w:sz="0" w:space="0" w:color="auto"/>
            <w:bottom w:val="none" w:sz="0" w:space="0" w:color="auto"/>
            <w:right w:val="none" w:sz="0" w:space="0" w:color="auto"/>
          </w:divBdr>
          <w:divsChild>
            <w:div w:id="1448350125">
              <w:marLeft w:val="0"/>
              <w:marRight w:val="0"/>
              <w:marTop w:val="0"/>
              <w:marBottom w:val="0"/>
              <w:divBdr>
                <w:top w:val="none" w:sz="0" w:space="0" w:color="auto"/>
                <w:left w:val="none" w:sz="0" w:space="0" w:color="auto"/>
                <w:bottom w:val="none" w:sz="0" w:space="0" w:color="auto"/>
                <w:right w:val="none" w:sz="0" w:space="0" w:color="auto"/>
              </w:divBdr>
            </w:div>
          </w:divsChild>
        </w:div>
        <w:div w:id="633220342">
          <w:marLeft w:val="0"/>
          <w:marRight w:val="0"/>
          <w:marTop w:val="0"/>
          <w:marBottom w:val="0"/>
          <w:divBdr>
            <w:top w:val="none" w:sz="0" w:space="0" w:color="auto"/>
            <w:left w:val="none" w:sz="0" w:space="0" w:color="auto"/>
            <w:bottom w:val="none" w:sz="0" w:space="0" w:color="auto"/>
            <w:right w:val="none" w:sz="0" w:space="0" w:color="auto"/>
          </w:divBdr>
          <w:divsChild>
            <w:div w:id="1262182684">
              <w:marLeft w:val="0"/>
              <w:marRight w:val="0"/>
              <w:marTop w:val="0"/>
              <w:marBottom w:val="0"/>
              <w:divBdr>
                <w:top w:val="none" w:sz="0" w:space="0" w:color="auto"/>
                <w:left w:val="none" w:sz="0" w:space="0" w:color="auto"/>
                <w:bottom w:val="none" w:sz="0" w:space="0" w:color="auto"/>
                <w:right w:val="none" w:sz="0" w:space="0" w:color="auto"/>
              </w:divBdr>
            </w:div>
          </w:divsChild>
        </w:div>
        <w:div w:id="727917716">
          <w:marLeft w:val="0"/>
          <w:marRight w:val="0"/>
          <w:marTop w:val="0"/>
          <w:marBottom w:val="0"/>
          <w:divBdr>
            <w:top w:val="none" w:sz="0" w:space="0" w:color="auto"/>
            <w:left w:val="none" w:sz="0" w:space="0" w:color="auto"/>
            <w:bottom w:val="none" w:sz="0" w:space="0" w:color="auto"/>
            <w:right w:val="none" w:sz="0" w:space="0" w:color="auto"/>
          </w:divBdr>
          <w:divsChild>
            <w:div w:id="1649675523">
              <w:marLeft w:val="0"/>
              <w:marRight w:val="0"/>
              <w:marTop w:val="0"/>
              <w:marBottom w:val="0"/>
              <w:divBdr>
                <w:top w:val="none" w:sz="0" w:space="0" w:color="auto"/>
                <w:left w:val="none" w:sz="0" w:space="0" w:color="auto"/>
                <w:bottom w:val="none" w:sz="0" w:space="0" w:color="auto"/>
                <w:right w:val="none" w:sz="0" w:space="0" w:color="auto"/>
              </w:divBdr>
            </w:div>
          </w:divsChild>
        </w:div>
        <w:div w:id="850030401">
          <w:marLeft w:val="0"/>
          <w:marRight w:val="0"/>
          <w:marTop w:val="0"/>
          <w:marBottom w:val="0"/>
          <w:divBdr>
            <w:top w:val="none" w:sz="0" w:space="0" w:color="auto"/>
            <w:left w:val="none" w:sz="0" w:space="0" w:color="auto"/>
            <w:bottom w:val="none" w:sz="0" w:space="0" w:color="auto"/>
            <w:right w:val="none" w:sz="0" w:space="0" w:color="auto"/>
          </w:divBdr>
          <w:divsChild>
            <w:div w:id="1283800787">
              <w:marLeft w:val="0"/>
              <w:marRight w:val="0"/>
              <w:marTop w:val="0"/>
              <w:marBottom w:val="0"/>
              <w:divBdr>
                <w:top w:val="none" w:sz="0" w:space="0" w:color="auto"/>
                <w:left w:val="none" w:sz="0" w:space="0" w:color="auto"/>
                <w:bottom w:val="none" w:sz="0" w:space="0" w:color="auto"/>
                <w:right w:val="none" w:sz="0" w:space="0" w:color="auto"/>
              </w:divBdr>
            </w:div>
          </w:divsChild>
        </w:div>
        <w:div w:id="1051266121">
          <w:marLeft w:val="0"/>
          <w:marRight w:val="0"/>
          <w:marTop w:val="0"/>
          <w:marBottom w:val="0"/>
          <w:divBdr>
            <w:top w:val="none" w:sz="0" w:space="0" w:color="auto"/>
            <w:left w:val="none" w:sz="0" w:space="0" w:color="auto"/>
            <w:bottom w:val="none" w:sz="0" w:space="0" w:color="auto"/>
            <w:right w:val="none" w:sz="0" w:space="0" w:color="auto"/>
          </w:divBdr>
          <w:divsChild>
            <w:div w:id="1149126319">
              <w:marLeft w:val="0"/>
              <w:marRight w:val="0"/>
              <w:marTop w:val="0"/>
              <w:marBottom w:val="0"/>
              <w:divBdr>
                <w:top w:val="none" w:sz="0" w:space="0" w:color="auto"/>
                <w:left w:val="none" w:sz="0" w:space="0" w:color="auto"/>
                <w:bottom w:val="none" w:sz="0" w:space="0" w:color="auto"/>
                <w:right w:val="none" w:sz="0" w:space="0" w:color="auto"/>
              </w:divBdr>
            </w:div>
          </w:divsChild>
        </w:div>
        <w:div w:id="1129711949">
          <w:marLeft w:val="0"/>
          <w:marRight w:val="0"/>
          <w:marTop w:val="0"/>
          <w:marBottom w:val="0"/>
          <w:divBdr>
            <w:top w:val="none" w:sz="0" w:space="0" w:color="auto"/>
            <w:left w:val="none" w:sz="0" w:space="0" w:color="auto"/>
            <w:bottom w:val="none" w:sz="0" w:space="0" w:color="auto"/>
            <w:right w:val="none" w:sz="0" w:space="0" w:color="auto"/>
          </w:divBdr>
          <w:divsChild>
            <w:div w:id="1828476519">
              <w:marLeft w:val="0"/>
              <w:marRight w:val="0"/>
              <w:marTop w:val="0"/>
              <w:marBottom w:val="0"/>
              <w:divBdr>
                <w:top w:val="none" w:sz="0" w:space="0" w:color="auto"/>
                <w:left w:val="none" w:sz="0" w:space="0" w:color="auto"/>
                <w:bottom w:val="none" w:sz="0" w:space="0" w:color="auto"/>
                <w:right w:val="none" w:sz="0" w:space="0" w:color="auto"/>
              </w:divBdr>
            </w:div>
          </w:divsChild>
        </w:div>
        <w:div w:id="1441535713">
          <w:marLeft w:val="0"/>
          <w:marRight w:val="0"/>
          <w:marTop w:val="0"/>
          <w:marBottom w:val="0"/>
          <w:divBdr>
            <w:top w:val="none" w:sz="0" w:space="0" w:color="auto"/>
            <w:left w:val="none" w:sz="0" w:space="0" w:color="auto"/>
            <w:bottom w:val="none" w:sz="0" w:space="0" w:color="auto"/>
            <w:right w:val="none" w:sz="0" w:space="0" w:color="auto"/>
          </w:divBdr>
          <w:divsChild>
            <w:div w:id="608247112">
              <w:marLeft w:val="0"/>
              <w:marRight w:val="0"/>
              <w:marTop w:val="0"/>
              <w:marBottom w:val="0"/>
              <w:divBdr>
                <w:top w:val="none" w:sz="0" w:space="0" w:color="auto"/>
                <w:left w:val="none" w:sz="0" w:space="0" w:color="auto"/>
                <w:bottom w:val="none" w:sz="0" w:space="0" w:color="auto"/>
                <w:right w:val="none" w:sz="0" w:space="0" w:color="auto"/>
              </w:divBdr>
            </w:div>
          </w:divsChild>
        </w:div>
        <w:div w:id="1523979099">
          <w:marLeft w:val="0"/>
          <w:marRight w:val="0"/>
          <w:marTop w:val="0"/>
          <w:marBottom w:val="0"/>
          <w:divBdr>
            <w:top w:val="none" w:sz="0" w:space="0" w:color="auto"/>
            <w:left w:val="none" w:sz="0" w:space="0" w:color="auto"/>
            <w:bottom w:val="none" w:sz="0" w:space="0" w:color="auto"/>
            <w:right w:val="none" w:sz="0" w:space="0" w:color="auto"/>
          </w:divBdr>
          <w:divsChild>
            <w:div w:id="224068203">
              <w:marLeft w:val="0"/>
              <w:marRight w:val="0"/>
              <w:marTop w:val="0"/>
              <w:marBottom w:val="0"/>
              <w:divBdr>
                <w:top w:val="none" w:sz="0" w:space="0" w:color="auto"/>
                <w:left w:val="none" w:sz="0" w:space="0" w:color="auto"/>
                <w:bottom w:val="none" w:sz="0" w:space="0" w:color="auto"/>
                <w:right w:val="none" w:sz="0" w:space="0" w:color="auto"/>
              </w:divBdr>
            </w:div>
          </w:divsChild>
        </w:div>
        <w:div w:id="1630041197">
          <w:marLeft w:val="0"/>
          <w:marRight w:val="0"/>
          <w:marTop w:val="0"/>
          <w:marBottom w:val="0"/>
          <w:divBdr>
            <w:top w:val="none" w:sz="0" w:space="0" w:color="auto"/>
            <w:left w:val="none" w:sz="0" w:space="0" w:color="auto"/>
            <w:bottom w:val="none" w:sz="0" w:space="0" w:color="auto"/>
            <w:right w:val="none" w:sz="0" w:space="0" w:color="auto"/>
          </w:divBdr>
          <w:divsChild>
            <w:div w:id="1241453291">
              <w:marLeft w:val="0"/>
              <w:marRight w:val="0"/>
              <w:marTop w:val="0"/>
              <w:marBottom w:val="0"/>
              <w:divBdr>
                <w:top w:val="none" w:sz="0" w:space="0" w:color="auto"/>
                <w:left w:val="none" w:sz="0" w:space="0" w:color="auto"/>
                <w:bottom w:val="none" w:sz="0" w:space="0" w:color="auto"/>
                <w:right w:val="none" w:sz="0" w:space="0" w:color="auto"/>
              </w:divBdr>
            </w:div>
          </w:divsChild>
        </w:div>
        <w:div w:id="1718889431">
          <w:marLeft w:val="0"/>
          <w:marRight w:val="0"/>
          <w:marTop w:val="0"/>
          <w:marBottom w:val="0"/>
          <w:divBdr>
            <w:top w:val="none" w:sz="0" w:space="0" w:color="auto"/>
            <w:left w:val="none" w:sz="0" w:space="0" w:color="auto"/>
            <w:bottom w:val="none" w:sz="0" w:space="0" w:color="auto"/>
            <w:right w:val="none" w:sz="0" w:space="0" w:color="auto"/>
          </w:divBdr>
          <w:divsChild>
            <w:div w:id="1473518870">
              <w:marLeft w:val="0"/>
              <w:marRight w:val="0"/>
              <w:marTop w:val="0"/>
              <w:marBottom w:val="0"/>
              <w:divBdr>
                <w:top w:val="none" w:sz="0" w:space="0" w:color="auto"/>
                <w:left w:val="none" w:sz="0" w:space="0" w:color="auto"/>
                <w:bottom w:val="none" w:sz="0" w:space="0" w:color="auto"/>
                <w:right w:val="none" w:sz="0" w:space="0" w:color="auto"/>
              </w:divBdr>
            </w:div>
          </w:divsChild>
        </w:div>
        <w:div w:id="1781677185">
          <w:marLeft w:val="0"/>
          <w:marRight w:val="0"/>
          <w:marTop w:val="0"/>
          <w:marBottom w:val="0"/>
          <w:divBdr>
            <w:top w:val="none" w:sz="0" w:space="0" w:color="auto"/>
            <w:left w:val="none" w:sz="0" w:space="0" w:color="auto"/>
            <w:bottom w:val="none" w:sz="0" w:space="0" w:color="auto"/>
            <w:right w:val="none" w:sz="0" w:space="0" w:color="auto"/>
          </w:divBdr>
          <w:divsChild>
            <w:div w:id="1675648359">
              <w:marLeft w:val="0"/>
              <w:marRight w:val="0"/>
              <w:marTop w:val="0"/>
              <w:marBottom w:val="0"/>
              <w:divBdr>
                <w:top w:val="none" w:sz="0" w:space="0" w:color="auto"/>
                <w:left w:val="none" w:sz="0" w:space="0" w:color="auto"/>
                <w:bottom w:val="none" w:sz="0" w:space="0" w:color="auto"/>
                <w:right w:val="none" w:sz="0" w:space="0" w:color="auto"/>
              </w:divBdr>
            </w:div>
          </w:divsChild>
        </w:div>
        <w:div w:id="1784422074">
          <w:marLeft w:val="0"/>
          <w:marRight w:val="0"/>
          <w:marTop w:val="0"/>
          <w:marBottom w:val="0"/>
          <w:divBdr>
            <w:top w:val="none" w:sz="0" w:space="0" w:color="auto"/>
            <w:left w:val="none" w:sz="0" w:space="0" w:color="auto"/>
            <w:bottom w:val="none" w:sz="0" w:space="0" w:color="auto"/>
            <w:right w:val="none" w:sz="0" w:space="0" w:color="auto"/>
          </w:divBdr>
          <w:divsChild>
            <w:div w:id="661004039">
              <w:marLeft w:val="0"/>
              <w:marRight w:val="0"/>
              <w:marTop w:val="0"/>
              <w:marBottom w:val="0"/>
              <w:divBdr>
                <w:top w:val="none" w:sz="0" w:space="0" w:color="auto"/>
                <w:left w:val="none" w:sz="0" w:space="0" w:color="auto"/>
                <w:bottom w:val="none" w:sz="0" w:space="0" w:color="auto"/>
                <w:right w:val="none" w:sz="0" w:space="0" w:color="auto"/>
              </w:divBdr>
            </w:div>
          </w:divsChild>
        </w:div>
        <w:div w:id="1793594123">
          <w:marLeft w:val="0"/>
          <w:marRight w:val="0"/>
          <w:marTop w:val="0"/>
          <w:marBottom w:val="0"/>
          <w:divBdr>
            <w:top w:val="none" w:sz="0" w:space="0" w:color="auto"/>
            <w:left w:val="none" w:sz="0" w:space="0" w:color="auto"/>
            <w:bottom w:val="none" w:sz="0" w:space="0" w:color="auto"/>
            <w:right w:val="none" w:sz="0" w:space="0" w:color="auto"/>
          </w:divBdr>
          <w:divsChild>
            <w:div w:id="929201150">
              <w:marLeft w:val="0"/>
              <w:marRight w:val="0"/>
              <w:marTop w:val="0"/>
              <w:marBottom w:val="0"/>
              <w:divBdr>
                <w:top w:val="none" w:sz="0" w:space="0" w:color="auto"/>
                <w:left w:val="none" w:sz="0" w:space="0" w:color="auto"/>
                <w:bottom w:val="none" w:sz="0" w:space="0" w:color="auto"/>
                <w:right w:val="none" w:sz="0" w:space="0" w:color="auto"/>
              </w:divBdr>
            </w:div>
          </w:divsChild>
        </w:div>
        <w:div w:id="2117600490">
          <w:marLeft w:val="0"/>
          <w:marRight w:val="0"/>
          <w:marTop w:val="0"/>
          <w:marBottom w:val="0"/>
          <w:divBdr>
            <w:top w:val="none" w:sz="0" w:space="0" w:color="auto"/>
            <w:left w:val="none" w:sz="0" w:space="0" w:color="auto"/>
            <w:bottom w:val="none" w:sz="0" w:space="0" w:color="auto"/>
            <w:right w:val="none" w:sz="0" w:space="0" w:color="auto"/>
          </w:divBdr>
          <w:divsChild>
            <w:div w:id="167726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doimspp.sharepoint.com/sites/nps-PWR-PACNIM/vital_signs/Forms/File%20Count.aspx?id=%2Fsites%2Fnps%2DPWR%2DPACNIM%2Fvital%5Fsigns%2F12%5Festablished%5Finvasive%5Fplant%5Fspecies%2FDocuments%2FProtocol%2FSOPs&amp;viewid=c0664fba%2D1b29%2D4aef%2D983e%2Ded5dbfffa271" TargetMode="External"/><Relationship Id="rId42" Type="http://schemas.microsoft.com/office/2018/08/relationships/commentsExtensible" Target="commentsExtensible.xml"/><Relationship Id="rId47" Type="http://schemas.openxmlformats.org/officeDocument/2006/relationships/hyperlink" Target="https://git-scm.com/downloads" TargetMode="External"/><Relationship Id="rId63" Type="http://schemas.openxmlformats.org/officeDocument/2006/relationships/hyperlink" Target="https://doimspp.sharepoint.com/:f:/r/sites/nps-PWR-PACNIM/vital_signs/12_established_invasive_plant_species/Images" TargetMode="External"/><Relationship Id="rId68" Type="http://schemas.openxmlformats.org/officeDocument/2006/relationships/image" Target="media/image26.jpg"/><Relationship Id="rId84" Type="http://schemas.openxmlformats.org/officeDocument/2006/relationships/hyperlink" Target="https://doimspp.sharepoint.com/sites/nps-PWR-PACNIM/monitoring_archive" TargetMode="External"/><Relationship Id="rId89" Type="http://schemas.openxmlformats.org/officeDocument/2006/relationships/footer" Target="footer1.xml"/><Relationship Id="rId16" Type="http://schemas.openxmlformats.org/officeDocument/2006/relationships/hyperlink" Target="https://doimspp.sharepoint.com/sites/nps-PWR-PACNIM/vital_signs/Forms/File%20Count.aspx?id=%2Fsites%2Fnps%2DPWR%2DPACNIM%2Fvital%5Fsigns%2F12%5Festablished%5Finvasive%5Fplant%5Fspecies%2FImages&amp;viewid=c0664fba%2D1b29%2D4aef%2D983e%2Ded5dbfffa271" TargetMode="External"/><Relationship Id="rId11" Type="http://schemas.openxmlformats.org/officeDocument/2006/relationships/hyperlink" Target="https://doimspp.sharepoint.com/sites/nps-PWR-PACNIM/monitoring_archive"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hyperlink" Target="https://try.github.io/" TargetMode="External"/><Relationship Id="rId58" Type="http://schemas.openxmlformats.org/officeDocument/2006/relationships/image" Target="media/image21.png"/><Relationship Id="rId74" Type="http://schemas.openxmlformats.org/officeDocument/2006/relationships/hyperlink" Target="https://doimspp.sharepoint.com/sites/nps-PWR-PACNIM/monitoring_archive/Focal%20Terrestrial%20Plants/Forms/File%20Count.aspx" TargetMode="External"/><Relationship Id="rId79" Type="http://schemas.openxmlformats.org/officeDocument/2006/relationships/hyperlink" Target="https://doimspp.sharepoint.com/sites/nps-PWR-PACNIM/vital_signs/Forms/File%20Count.aspx?id=%2Fsites%2Fnps%2DPWR%2DPACNIM%2Fvital%5Fsigns%2F12%5Festablished%5Finvasive%5Fplant%5Fspecies%2FDocuments%2FProtocol%2FSOPs&amp;viewid=c0664fba%2D1b29%2D4aef%2D983e%2Ded5dbfffa271"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hyperlink" Target="https://doimspp.sharepoint.com/sites/nps-PWR-PACNIM/vital_signs/Forms/File%20Count.aspx?id=%2Fsites%2Fnps%2DPWR%2DPACNIM%2Fvital%5Fsigns%2F12%5Festablished%5Finvasive%5Fplant%5Fspecies&amp;viewid=c0664fba%2D1b29%2D4aef%2D983e%2Ded5dbfffa271" TargetMode="External"/><Relationship Id="rId22" Type="http://schemas.openxmlformats.org/officeDocument/2006/relationships/hyperlink" Target="https://nps.maps.arcgis.com/"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git-scm.com/" TargetMode="External"/><Relationship Id="rId48" Type="http://schemas.openxmlformats.org/officeDocument/2006/relationships/hyperlink" Target="https://www.sourcetreeapp.com/" TargetMode="External"/><Relationship Id="rId56" Type="http://schemas.openxmlformats.org/officeDocument/2006/relationships/image" Target="media/image19.png"/><Relationship Id="rId64" Type="http://schemas.openxmlformats.org/officeDocument/2006/relationships/hyperlink" Target="https://doimspp.sharepoint.com/:f:/r/sites/nps-PWR-PACNIM/vital_signs/12_established_invasive_plant_species/Data/Database/VS_EIPS_Database_images/2021?csf=1&amp;web=1&amp;e=5Zabei" TargetMode="External"/><Relationship Id="rId69" Type="http://schemas.openxmlformats.org/officeDocument/2006/relationships/image" Target="media/image27.jpg"/><Relationship Id="rId77" Type="http://schemas.openxmlformats.org/officeDocument/2006/relationships/hyperlink" Target="https://doimspp.sharepoint.com/sites/nps-PWR-PACNIM/vital_signs/Forms/File%20Count.aspx?id=%2Fsites%2Fnps%2DPWR%2DPACNIM%2Fvital%5Fsigns%2F12%5Festablished%5Finvasive%5Fplant%5Fspecies%2FDocuments%2FProtocol%2FSOPs&amp;viewid=c0664fba%2D1b29%2D4aef%2D983e%2Ded5dbfffa271" TargetMode="External"/><Relationship Id="rId8" Type="http://schemas.openxmlformats.org/officeDocument/2006/relationships/webSettings" Target="webSettings.xml"/><Relationship Id="rId51" Type="http://schemas.openxmlformats.org/officeDocument/2006/relationships/hyperlink" Target="https://www.rstudio.com/products/RStudio/" TargetMode="External"/><Relationship Id="rId72" Type="http://schemas.openxmlformats.org/officeDocument/2006/relationships/hyperlink" Target="https://doimspp.sharepoint.com/sites/nps-PWR-PACNIM/monitoring_archive/Established%20Invasives/Forms/File%20Count.aspx" TargetMode="External"/><Relationship Id="rId80" Type="http://schemas.openxmlformats.org/officeDocument/2006/relationships/hyperlink" Target="https://doimspp.sharepoint.com/:w:/r/sites/nps-PWR-PACNIM/vital_signs/05_focal_terr_plant_communities/Data/Database/Database_documentation/focal_terr_plants_database_user_guide_sql_v2.docx?d=wa6acc277b351515ba6091c3e794ab694&amp;csf=1&amp;web=1&amp;e=wFXLzW" TargetMode="External"/><Relationship Id="rId85" Type="http://schemas.openxmlformats.org/officeDocument/2006/relationships/hyperlink" Target="https://doimspp.sharepoint.com/sites/nps-PWR-PACNIM/monitoring_archive/Focal%20Terrestrial%20Plants/Forms/File%20Count.aspx" TargetMode="External"/><Relationship Id="rId3" Type="http://schemas.openxmlformats.org/officeDocument/2006/relationships/customXml" Target="../customXml/item3.xml"/><Relationship Id="rId12" Type="http://schemas.openxmlformats.org/officeDocument/2006/relationships/hyperlink" Target="https://doimspp.sharepoint.com/sites/nps-PWR-PACNIM/" TargetMode="External"/><Relationship Id="rId17" Type="http://schemas.openxmlformats.org/officeDocument/2006/relationships/image" Target="media/image1.jpg"/><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www.geo.uzh.ch/microsite/reproducible_research/post/rr-rstudio-git/" TargetMode="External"/><Relationship Id="rId46" Type="http://schemas.openxmlformats.org/officeDocument/2006/relationships/hyperlink" Target="https://github.com/" TargetMode="External"/><Relationship Id="rId59" Type="http://schemas.openxmlformats.org/officeDocument/2006/relationships/hyperlink" Target="https://github.com/jakegross808/pacn-veg-package.git" TargetMode="External"/><Relationship Id="rId67" Type="http://schemas.openxmlformats.org/officeDocument/2006/relationships/hyperlink" Target="https://doimspp.sharepoint.com/sites/nps-PWR-PACNIM/vital_signs/Forms/File%20Count.aspx?id=%2Fsites%2Fnps%2DPWR%2DPACNIM%2Fvital%5Fsigns%2F12%5Festablished%5Finvasive%5Fplant%5Fspecies%2FData%2FDatabase%2FVS%5FEIPS%5FDatabase%5Fimages&amp;viewid=c0664fba%2D1b29%2D4aef%2D983e%2Ded5dbfffa271" TargetMode="External"/><Relationship Id="rId20" Type="http://schemas.openxmlformats.org/officeDocument/2006/relationships/hyperlink" Target="https://doimspp.sharepoint.com/sites/nps-PWR-PACNIM/vital_signs/Forms/File%20Count.aspx?id=%2Fsites%2Fnps%2DPWR%2DPACNIM%2Fvital%5Fsigns%2F12%5Festablished%5Finvasive%5Fplant%5Fspecies%2FDocuments%2FProtocol%2FSOPs&amp;viewid=c0664fba%2D1b29%2D4aef%2D983e%2Ded5dbfffa271" TargetMode="External"/><Relationship Id="rId41" Type="http://schemas.microsoft.com/office/2016/09/relationships/commentsIds" Target="commentsIds.xml"/><Relationship Id="rId54" Type="http://schemas.openxmlformats.org/officeDocument/2006/relationships/image" Target="media/image17.png"/><Relationship Id="rId62" Type="http://schemas.openxmlformats.org/officeDocument/2006/relationships/image" Target="media/image24.png"/><Relationship Id="rId70" Type="http://schemas.openxmlformats.org/officeDocument/2006/relationships/hyperlink" Target="https://doimspp.sharepoint.com/sites/nps-PWR-PACNIM/monitoring_archive" TargetMode="External"/><Relationship Id="rId75" Type="http://schemas.openxmlformats.org/officeDocument/2006/relationships/hyperlink" Target="https://doimspp.sharepoint.com/sites/nps-PWR-PACNIM/monitoring_archive/Established%20Invasives/Forms/File%20Count.aspx" TargetMode="External"/><Relationship Id="rId83" Type="http://schemas.openxmlformats.org/officeDocument/2006/relationships/hyperlink" Target="https://doimspp.sharepoint.com/sites/nps-PWR-PACNIM/vital_signs/Forms/File%20Count.aspx?id=%2Fsites%2Fnps%2DPWR%2DPACNIM%2Fvital%5Fsigns%2F12%5Festablished%5Finvasive%5Fplant%5Fspecies%2FData%2FDatabase%2FDatabase%5Fdocumentation&amp;viewid=c0664fba%2D1b29%2D4aef%2D983e%2Ded5dbfffa271" TargetMode="External"/><Relationship Id="rId88" Type="http://schemas.openxmlformats.org/officeDocument/2006/relationships/hyperlink" Target="https://doimspp.sharepoint.com/:w:/r/sites/nps-PWR-PACNIM/vital_signs/05_focal_terr_plant_communities/Data/Database/Database_documentation/focal_terr_plants_database_user_guide_sql_v2.docx?d=wa6acc277b351515ba6091c3e794ab694&amp;csf=1&amp;web=1&amp;e=wFXLzW" TargetMode="Externa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imspp.sharepoint.com/sites/nps-PWR-PACNIM/vital_signs/Forms/File%20Count.aspx?id=%2Fsites%2Fnps%2DPWR%2DPACNIM%2Fvital%5Fsigns%2F05%5Ffocal%5Fterr%5Fplant%5Fcommunities%2FImages&amp;viewid=c0664fba%2D1b29%2D4aef%2D983e%2Ded5dbfffa271" TargetMode="External"/><Relationship Id="rId23" Type="http://schemas.openxmlformats.org/officeDocument/2006/relationships/hyperlink" Target="https://doimspp.sharepoint.com/sites/nps-PWR-PACNIM/"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desktop.github.com/" TargetMode="External"/><Relationship Id="rId57" Type="http://schemas.openxmlformats.org/officeDocument/2006/relationships/image" Target="media/image20.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www.r-project.org/" TargetMode="External"/><Relationship Id="rId52" Type="http://schemas.openxmlformats.org/officeDocument/2006/relationships/hyperlink" Target="https://github.com/" TargetMode="External"/><Relationship Id="rId60" Type="http://schemas.openxmlformats.org/officeDocument/2006/relationships/image" Target="media/image22.png"/><Relationship Id="rId65" Type="http://schemas.openxmlformats.org/officeDocument/2006/relationships/image" Target="media/image25.jpg"/><Relationship Id="rId73" Type="http://schemas.openxmlformats.org/officeDocument/2006/relationships/hyperlink" Target="https://doimspp.sharepoint.com/sites/nps-PWR-PACNIM/monitoring_archive" TargetMode="External"/><Relationship Id="rId78" Type="http://schemas.openxmlformats.org/officeDocument/2006/relationships/hyperlink" Target="https://doimspp.sharepoint.com/sites/nps-PWR-PACNIM/vital_signs/Forms/File%20Count.aspx?id=%2Fsites%2Fnps%2DPWR%2DPACNIM%2Fvital%5Fsigns%2F05%5Ffocal%5Fterr%5Fplant%5Fcommunities%2FDocuments%2FProtocol%2FSOPs&amp;viewid=c0664fba%2D1b29%2D4aef%2D983e%2Ded5dbfffa271" TargetMode="External"/><Relationship Id="rId81" Type="http://schemas.openxmlformats.org/officeDocument/2006/relationships/hyperlink" Target="https://doimspp.sharepoint.com/sites/nps-PWR-PACNIM/vital_signs/Forms/File%20Count.aspx?id=%2Fsites%2Fnps%2DPWR%2DPACNIM%2Fvital%5Fsigns%2F05%5Ffocal%5Fterr%5Fplant%5Fcommunities%2FData%2FDatabase%2FDatabase%5Fdocumentation&amp;viewid=c0664fba%2D1b29%2D4aef%2D983e%2Ded5dbfffa271" TargetMode="External"/><Relationship Id="rId86" Type="http://schemas.openxmlformats.org/officeDocument/2006/relationships/hyperlink" Target="https://doimspp.sharepoint.com/sites/nps-PWR-PACNIM/monitoring_archive/Established%20Invasives/Forms/File%20Count.aspx"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oimspp.sharepoint.com/sites/nps-PWR-PACNIM/vital_signs/Forms/File%20Count.aspx?id=%2Fsites%2Fnps%2DPWR%2DPACNIM%2Fvital%5Fsigns%2F05%5Ffocal%5Fterr%5Fplant%5Fcommunities&amp;viewid=c0664fba%2D1b29%2D4aef%2D983e%2Ded5dbfffa271" TargetMode="External"/><Relationship Id="rId18" Type="http://schemas.openxmlformats.org/officeDocument/2006/relationships/image" Target="media/image2.jpg"/><Relationship Id="rId39" Type="http://schemas.openxmlformats.org/officeDocument/2006/relationships/comments" Target="comments.xml"/><Relationship Id="rId34" Type="http://schemas.openxmlformats.org/officeDocument/2006/relationships/image" Target="media/image13.png"/><Relationship Id="rId50" Type="http://schemas.openxmlformats.org/officeDocument/2006/relationships/hyperlink" Target="https://cloud.r-project.org/" TargetMode="External"/><Relationship Id="rId55" Type="http://schemas.openxmlformats.org/officeDocument/2006/relationships/image" Target="media/image18.png"/><Relationship Id="rId76" Type="http://schemas.openxmlformats.org/officeDocument/2006/relationships/hyperlink" Target="https://doimspp.sharepoint.com/sites/nps-PWR-PACNIM/vital_signs/Forms/File%20Count.aspx?id=%2Fsites%2Fnps%2DPWR%2DPACNIM%2Fvital%5Fsigns%2F05%5Ffocal%5Fterr%5Fplant%5Fcommunities%2FDocuments%2FProtocol%2FSOPs&amp;viewid=c0664fba%2D1b29%2D4aef%2D983e%2Ded5dbfffa271" TargetMode="External"/><Relationship Id="rId7" Type="http://schemas.openxmlformats.org/officeDocument/2006/relationships/settings" Target="settings.xml"/><Relationship Id="rId71" Type="http://schemas.openxmlformats.org/officeDocument/2006/relationships/hyperlink" Target="https://doimspp.sharepoint.com/sites/nps-PWR-PACNIM/monitoring_archive/Focal%20Terrestrial%20Plants/Forms/File%20Count.aspx" TargetMode="Externa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3.png"/><Relationship Id="rId40" Type="http://schemas.microsoft.com/office/2011/relationships/commentsExtended" Target="commentsExtended.xml"/><Relationship Id="rId45" Type="http://schemas.openxmlformats.org/officeDocument/2006/relationships/hyperlink" Target="https://www.rstudio.com/" TargetMode="External"/><Relationship Id="rId66" Type="http://schemas.openxmlformats.org/officeDocument/2006/relationships/hyperlink" Target="https://doimspp.sharepoint.com/sites/nps-PWR-PACNIM/vital_signs/Forms/File%20Count.aspx?id=%2Fsites%2Fnps%2DPWR%2DPACNIM%2Fvital%5Fsigns%2F05%5Ffocal%5Fterr%5Fplant%5Fcommunities%2FData%2FDatabase%2FVS%5FFTPC%5FDatabase%5Fimages&amp;viewid=c0664fba%2D1b29%2D4aef%2D983e%2Ded5dbfffa271" TargetMode="External"/><Relationship Id="rId87" Type="http://schemas.openxmlformats.org/officeDocument/2006/relationships/hyperlink" Target="https://doimspp.sharepoint.com/:w:/r/sites/nps-PWR-PACNIM/vital_signs/12_established_invasive_plant_species/Data/Database/Database_documentation/established_invasives_database_user_guide_v2_01.docx?d=w39417439c4475e5b87000410c6b6c2d2&amp;csf=1&amp;web=1&amp;e=SzaEud" TargetMode="External"/><Relationship Id="rId61" Type="http://schemas.openxmlformats.org/officeDocument/2006/relationships/image" Target="media/image23.png"/><Relationship Id="rId82" Type="http://schemas.openxmlformats.org/officeDocument/2006/relationships/hyperlink" Target="https://doimspp.sharepoint.com/:w:/r/sites/nps-PWR-PACNIM/vital_signs/12_established_invasive_plant_species/Data/Database/Database_documentation/established_invasives_database_user_guide_v2_01.docx?d=w39417439c4475e5b87000410c6b6c2d2&amp;csf=1&amp;web=1&amp;e=SzaEud" TargetMode="External"/><Relationship Id="rId19" Type="http://schemas.openxmlformats.org/officeDocument/2006/relationships/hyperlink" Target="https://doimspp.sharepoint.com/sites/nps-PWR-PACNIM/vital_signs/Forms/File%20Count.aspx?id=%2Fsites%2Fnps%2DPWR%2DPACNIM%2Fvital%5Fsigns%2F12%5Festablished%5Finvasive%5Fplant%5Fspecies%2FDocuments%2FProtocol%2FSOPs&amp;viewid=c0664fba%2D1b29%2D4aef%2D983e%2Ded5dbfffa271"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doimspp.sharepoint.com/sites/nps-PWR-PACNIM/" TargetMode="External"/><Relationship Id="rId1" Type="http://schemas.openxmlformats.org/officeDocument/2006/relationships/hyperlink" Target="https://doimspp.sharepoint.com/sites/nps-PWR-PACNIM/monitoring_arch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26A4EA4B14794BAD108A091E789C73" ma:contentTypeVersion="16" ma:contentTypeDescription="Create a new document." ma:contentTypeScope="" ma:versionID="9e1332f563fc1b155c13d447f7462fe7">
  <xsd:schema xmlns:xsd="http://www.w3.org/2001/XMLSchema" xmlns:xs="http://www.w3.org/2001/XMLSchema" xmlns:p="http://schemas.microsoft.com/office/2006/metadata/properties" xmlns:ns2="267a8617-ced2-4286-afa5-0d33fbd81d3d" xmlns:ns3="http://schemas.microsoft.com/sharepoint/v3/fields" xmlns:ns4="35966911-6934-4421-b0b7-2f59be571e1a" xmlns:ns5="31062a0d-ede8-4112-b4bb-00a9c1bc8e16" targetNamespace="http://schemas.microsoft.com/office/2006/metadata/properties" ma:root="true" ma:fieldsID="9fa4a3b30ba02eebb1e4bd356fceb9b2" ns2:_="" ns3:_="" ns4:_="" ns5:_="">
    <xsd:import namespace="267a8617-ced2-4286-afa5-0d33fbd81d3d"/>
    <xsd:import namespace="http://schemas.microsoft.com/sharepoint/v3/fields"/>
    <xsd:import namespace="35966911-6934-4421-b0b7-2f59be571e1a"/>
    <xsd:import namespace="31062a0d-ede8-4112-b4bb-00a9c1bc8e1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LengthInSeconds" minOccurs="0"/>
                <xsd:element ref="ns2:MediaServiceOCR" minOccurs="0"/>
                <xsd:element ref="ns2:MediaServiceLocation" minOccurs="0"/>
                <xsd:element ref="ns3:_Format" minOccurs="0"/>
                <xsd:element ref="ns4:SharedWithUsers" minOccurs="0"/>
                <xsd:element ref="ns4:SharedWithDetails" minOccurs="0"/>
                <xsd:element ref="ns4:Home_x0020_Page" minOccurs="0"/>
                <xsd:element ref="ns2:lcf76f155ced4ddcb4097134ff3c332f" minOccurs="0"/>
                <xsd:element ref="ns5: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7a8617-ced2-4286-afa5-0d33fbd81d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c5df3ad-b4e5-45d1-88c9-23db5f1fe61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Format" ma:index="17" nillable="true" ma:displayName="Format" ma:description="Media-type, file format or dimensions" ma:internalName="_Format">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966911-6934-4421-b0b7-2f59be571e1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Home_x0020_Page" ma:index="20" nillable="true" ma:displayName="Home Page" ma:default="0" ma:description="Should this document be posted on SPO Home Page Documents." ma:internalName="Home_x0020_Pag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1062a0d-ede8-4112-b4bb-00a9c1bc8e16"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6cf65ccb-a7e6-49d1-9b12-9efd9b5a5bfb}" ma:internalName="TaxCatchAll" ma:showField="CatchAllData" ma:web="35966911-6934-4421-b0b7-2f59be571e1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Format xmlns="http://schemas.microsoft.com/sharepoint/v3/fields" xsi:nil="true"/>
    <Home_x0020_Page xmlns="35966911-6934-4421-b0b7-2f59be571e1a">false</Home_x0020_Page>
    <lcf76f155ced4ddcb4097134ff3c332f xmlns="267a8617-ced2-4286-afa5-0d33fbd81d3d">
      <Terms xmlns="http://schemas.microsoft.com/office/infopath/2007/PartnerControls"/>
    </lcf76f155ced4ddcb4097134ff3c332f>
    <TaxCatchAll xmlns="31062a0d-ede8-4112-b4bb-00a9c1bc8e16"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201F11-8863-4DF6-A12A-B3A8E66F31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7a8617-ced2-4286-afa5-0d33fbd81d3d"/>
    <ds:schemaRef ds:uri="http://schemas.microsoft.com/sharepoint/v3/fields"/>
    <ds:schemaRef ds:uri="35966911-6934-4421-b0b7-2f59be571e1a"/>
    <ds:schemaRef ds:uri="31062a0d-ede8-4112-b4bb-00a9c1bc8e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BA2411-F77D-4892-8CC6-39E720C6CBFE}">
  <ds:schemaRefs>
    <ds:schemaRef ds:uri="http://schemas.microsoft.com/sharepoint/v3/contenttype/forms"/>
  </ds:schemaRefs>
</ds:datastoreItem>
</file>

<file path=customXml/itemProps3.xml><?xml version="1.0" encoding="utf-8"?>
<ds:datastoreItem xmlns:ds="http://schemas.openxmlformats.org/officeDocument/2006/customXml" ds:itemID="{B1CD6F2E-4919-4F85-849B-B065D153666C}">
  <ds:schemaRefs>
    <ds:schemaRef ds:uri="http://schemas.microsoft.com/office/2006/metadata/properties"/>
    <ds:schemaRef ds:uri="http://schemas.microsoft.com/office/infopath/2007/PartnerControls"/>
    <ds:schemaRef ds:uri="http://schemas.microsoft.com/sharepoint/v3/fields"/>
    <ds:schemaRef ds:uri="35966911-6934-4421-b0b7-2f59be571e1a"/>
    <ds:schemaRef ds:uri="267a8617-ced2-4286-afa5-0d33fbd81d3d"/>
    <ds:schemaRef ds:uri="31062a0d-ede8-4112-b4bb-00a9c1bc8e16"/>
  </ds:schemaRefs>
</ds:datastoreItem>
</file>

<file path=customXml/itemProps4.xml><?xml version="1.0" encoding="utf-8"?>
<ds:datastoreItem xmlns:ds="http://schemas.openxmlformats.org/officeDocument/2006/customXml" ds:itemID="{B1D97A89-71B3-4FC9-B456-B8AFF828E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6225</TotalTime>
  <Pages>1</Pages>
  <Words>4895</Words>
  <Characters>27903</Characters>
  <Application>Microsoft Office Word</Application>
  <DocSecurity>4</DocSecurity>
  <Lines>232</Lines>
  <Paragraphs>65</Paragraphs>
  <ScaleCrop>false</ScaleCrop>
  <HeadingPairs>
    <vt:vector size="2" baseType="variant">
      <vt:variant>
        <vt:lpstr>Title</vt:lpstr>
      </vt:variant>
      <vt:variant>
        <vt:i4>1</vt:i4>
      </vt:variant>
    </vt:vector>
  </HeadingPairs>
  <TitlesOfParts>
    <vt:vector size="1" baseType="lpstr">
      <vt:lpstr>Seabirds Monitoring Protocol for the Pacific Island Monitoring Network (PACN)</vt:lpstr>
    </vt:vector>
  </TitlesOfParts>
  <Company>National Park Service</Company>
  <LinksUpToDate>false</LinksUpToDate>
  <CharactersWithSpaces>32733</CharactersWithSpaces>
  <SharedDoc>false</SharedDoc>
  <HLinks>
    <vt:vector size="300" baseType="variant">
      <vt:variant>
        <vt:i4>2162719</vt:i4>
      </vt:variant>
      <vt:variant>
        <vt:i4>141</vt:i4>
      </vt:variant>
      <vt:variant>
        <vt:i4>0</vt:i4>
      </vt:variant>
      <vt:variant>
        <vt:i4>5</vt:i4>
      </vt:variant>
      <vt:variant>
        <vt:lpwstr>https://doimspp.sharepoint.com/:w:/r/sites/nps-PWR-PACNIM/vital_signs/05_focal_terr_plant_communities/Data/Database/Database_documentation/focal_terr_plants_database_user_guide_sql_v2.docx?d=wa6acc277b351515ba6091c3e794ab694&amp;csf=1&amp;web=1&amp;e=wFXLzW</vt:lpwstr>
      </vt:variant>
      <vt:variant>
        <vt:lpwstr/>
      </vt:variant>
      <vt:variant>
        <vt:i4>5308497</vt:i4>
      </vt:variant>
      <vt:variant>
        <vt:i4>138</vt:i4>
      </vt:variant>
      <vt:variant>
        <vt:i4>0</vt:i4>
      </vt:variant>
      <vt:variant>
        <vt:i4>5</vt:i4>
      </vt:variant>
      <vt:variant>
        <vt:lpwstr>https://doimspp.sharepoint.com/:w:/r/sites/nps-PWR-PACNIM/vital_signs/12_established_invasive_plant_species/Data/Database/Database_documentation/established_invasives_database_user_guide_v2_01.docx?d=w39417439c4475e5b87000410c6b6c2d2&amp;csf=1&amp;web=1&amp;e=SzaEud</vt:lpwstr>
      </vt:variant>
      <vt:variant>
        <vt:lpwstr/>
      </vt:variant>
      <vt:variant>
        <vt:i4>7667793</vt:i4>
      </vt:variant>
      <vt:variant>
        <vt:i4>135</vt:i4>
      </vt:variant>
      <vt:variant>
        <vt:i4>0</vt:i4>
      </vt:variant>
      <vt:variant>
        <vt:i4>5</vt:i4>
      </vt:variant>
      <vt:variant>
        <vt:lpwstr>https://doimspp.sharepoint.com/sites/nps-PWR-PACNIM/monitoring_archive/Established Invasives/Forms/File Count.aspx</vt:lpwstr>
      </vt:variant>
      <vt:variant>
        <vt:lpwstr/>
      </vt:variant>
      <vt:variant>
        <vt:i4>126</vt:i4>
      </vt:variant>
      <vt:variant>
        <vt:i4>132</vt:i4>
      </vt:variant>
      <vt:variant>
        <vt:i4>0</vt:i4>
      </vt:variant>
      <vt:variant>
        <vt:i4>5</vt:i4>
      </vt:variant>
      <vt:variant>
        <vt:lpwstr>https://doimspp.sharepoint.com/sites/nps-PWR-PACNIM/monitoring_archive/Focal Terrestrial Plants/Forms/File Count.aspx</vt:lpwstr>
      </vt:variant>
      <vt:variant>
        <vt:lpwstr/>
      </vt:variant>
      <vt:variant>
        <vt:i4>6488136</vt:i4>
      </vt:variant>
      <vt:variant>
        <vt:i4>129</vt:i4>
      </vt:variant>
      <vt:variant>
        <vt:i4>0</vt:i4>
      </vt:variant>
      <vt:variant>
        <vt:i4>5</vt:i4>
      </vt:variant>
      <vt:variant>
        <vt:lpwstr>https://doimspp.sharepoint.com/sites/nps-PWR-PACNIM/monitoring_archive</vt:lpwstr>
      </vt:variant>
      <vt:variant>
        <vt:lpwstr/>
      </vt:variant>
      <vt:variant>
        <vt:i4>6029413</vt:i4>
      </vt:variant>
      <vt:variant>
        <vt:i4>126</vt:i4>
      </vt:variant>
      <vt:variant>
        <vt:i4>0</vt:i4>
      </vt:variant>
      <vt:variant>
        <vt:i4>5</vt:i4>
      </vt:variant>
      <vt:variant>
        <vt:lpwstr>https://doimspp.sharepoint.com/sites/nps-PWR-PACNIM/vital_signs/Forms/File Count.aspx?id=%2Fsites%2Fnps%2DPWR%2DPACNIM%2Fvital%5Fsigns%2F12%5Festablished%5Finvasive%5Fplant%5Fspecies%2FData%2FDatabase%2FDatabase%5Fdocumentation&amp;viewid=c0664fba%2D1b29%2D4aef%2D983e%2Ded5dbfffa271</vt:lpwstr>
      </vt:variant>
      <vt:variant>
        <vt:lpwstr/>
      </vt:variant>
      <vt:variant>
        <vt:i4>5308497</vt:i4>
      </vt:variant>
      <vt:variant>
        <vt:i4>123</vt:i4>
      </vt:variant>
      <vt:variant>
        <vt:i4>0</vt:i4>
      </vt:variant>
      <vt:variant>
        <vt:i4>5</vt:i4>
      </vt:variant>
      <vt:variant>
        <vt:lpwstr>https://doimspp.sharepoint.com/:w:/r/sites/nps-PWR-PACNIM/vital_signs/12_established_invasive_plant_species/Data/Database/Database_documentation/established_invasives_database_user_guide_v2_01.docx?d=w39417439c4475e5b87000410c6b6c2d2&amp;csf=1&amp;web=1&amp;e=SzaEud</vt:lpwstr>
      </vt:variant>
      <vt:variant>
        <vt:lpwstr/>
      </vt:variant>
      <vt:variant>
        <vt:i4>983103</vt:i4>
      </vt:variant>
      <vt:variant>
        <vt:i4>120</vt:i4>
      </vt:variant>
      <vt:variant>
        <vt:i4>0</vt:i4>
      </vt:variant>
      <vt:variant>
        <vt:i4>5</vt:i4>
      </vt:variant>
      <vt:variant>
        <vt:lpwstr>https://doimspp.sharepoint.com/sites/nps-PWR-PACNIM/vital_signs/Forms/File Count.aspx?id=%2Fsites%2Fnps%2DPWR%2DPACNIM%2Fvital%5Fsigns%2F05%5Ffocal%5Fterr%5Fplant%5Fcommunities%2FData%2FDatabase%2FDatabase%5Fdocumentation&amp;viewid=c0664fba%2D1b29%2D4aef%2D983e%2Ded5dbfffa271</vt:lpwstr>
      </vt:variant>
      <vt:variant>
        <vt:lpwstr/>
      </vt:variant>
      <vt:variant>
        <vt:i4>2162719</vt:i4>
      </vt:variant>
      <vt:variant>
        <vt:i4>117</vt:i4>
      </vt:variant>
      <vt:variant>
        <vt:i4>0</vt:i4>
      </vt:variant>
      <vt:variant>
        <vt:i4>5</vt:i4>
      </vt:variant>
      <vt:variant>
        <vt:lpwstr>https://doimspp.sharepoint.com/:w:/r/sites/nps-PWR-PACNIM/vital_signs/05_focal_terr_plant_communities/Data/Database/Database_documentation/focal_terr_plants_database_user_guide_sql_v2.docx?d=wa6acc277b351515ba6091c3e794ab694&amp;csf=1&amp;web=1&amp;e=wFXLzW</vt:lpwstr>
      </vt:variant>
      <vt:variant>
        <vt:lpwstr/>
      </vt:variant>
      <vt:variant>
        <vt:i4>65645</vt:i4>
      </vt:variant>
      <vt:variant>
        <vt:i4>114</vt:i4>
      </vt:variant>
      <vt:variant>
        <vt:i4>0</vt:i4>
      </vt:variant>
      <vt:variant>
        <vt:i4>5</vt:i4>
      </vt:variant>
      <vt:variant>
        <vt:lpwstr>https://doimspp.sharepoint.com/sites/nps-PWR-PACNIM/vital_signs/Forms/File Count.aspx?id=%2Fsites%2Fnps%2DPWR%2DPACNIM%2Fvital%5Fsigns%2F12%5Festablished%5Finvasive%5Fplant%5Fspecies%2FDocuments%2FProtocol%2FSOPs&amp;viewid=c0664fba%2D1b29%2D4aef%2D983e%2Ded5dbfffa271</vt:lpwstr>
      </vt:variant>
      <vt:variant>
        <vt:lpwstr/>
      </vt:variant>
      <vt:variant>
        <vt:i4>1179699</vt:i4>
      </vt:variant>
      <vt:variant>
        <vt:i4>111</vt:i4>
      </vt:variant>
      <vt:variant>
        <vt:i4>0</vt:i4>
      </vt:variant>
      <vt:variant>
        <vt:i4>5</vt:i4>
      </vt:variant>
      <vt:variant>
        <vt:lpwstr>https://doimspp.sharepoint.com/sites/nps-PWR-PACNIM/vital_signs/Forms/File Count.aspx?id=%2Fsites%2Fnps%2DPWR%2DPACNIM%2Fvital%5Fsigns%2F05%5Ffocal%5Fterr%5Fplant%5Fcommunities%2FDocuments%2FProtocol%2FSOPs&amp;viewid=c0664fba%2D1b29%2D4aef%2D983e%2Ded5dbfffa271</vt:lpwstr>
      </vt:variant>
      <vt:variant>
        <vt:lpwstr/>
      </vt:variant>
      <vt:variant>
        <vt:i4>65645</vt:i4>
      </vt:variant>
      <vt:variant>
        <vt:i4>108</vt:i4>
      </vt:variant>
      <vt:variant>
        <vt:i4>0</vt:i4>
      </vt:variant>
      <vt:variant>
        <vt:i4>5</vt:i4>
      </vt:variant>
      <vt:variant>
        <vt:lpwstr>https://doimspp.sharepoint.com/sites/nps-PWR-PACNIM/vital_signs/Forms/File Count.aspx?id=%2Fsites%2Fnps%2DPWR%2DPACNIM%2Fvital%5Fsigns%2F12%5Festablished%5Finvasive%5Fplant%5Fspecies%2FDocuments%2FProtocol%2FSOPs&amp;viewid=c0664fba%2D1b29%2D4aef%2D983e%2Ded5dbfffa271</vt:lpwstr>
      </vt:variant>
      <vt:variant>
        <vt:lpwstr/>
      </vt:variant>
      <vt:variant>
        <vt:i4>1179699</vt:i4>
      </vt:variant>
      <vt:variant>
        <vt:i4>105</vt:i4>
      </vt:variant>
      <vt:variant>
        <vt:i4>0</vt:i4>
      </vt:variant>
      <vt:variant>
        <vt:i4>5</vt:i4>
      </vt:variant>
      <vt:variant>
        <vt:lpwstr>https://doimspp.sharepoint.com/sites/nps-PWR-PACNIM/vital_signs/Forms/File Count.aspx?id=%2Fsites%2Fnps%2DPWR%2DPACNIM%2Fvital%5Fsigns%2F05%5Ffocal%5Fterr%5Fplant%5Fcommunities%2FDocuments%2FProtocol%2FSOPs&amp;viewid=c0664fba%2D1b29%2D4aef%2D983e%2Ded5dbfffa271</vt:lpwstr>
      </vt:variant>
      <vt:variant>
        <vt:lpwstr/>
      </vt:variant>
      <vt:variant>
        <vt:i4>7667793</vt:i4>
      </vt:variant>
      <vt:variant>
        <vt:i4>102</vt:i4>
      </vt:variant>
      <vt:variant>
        <vt:i4>0</vt:i4>
      </vt:variant>
      <vt:variant>
        <vt:i4>5</vt:i4>
      </vt:variant>
      <vt:variant>
        <vt:lpwstr>https://doimspp.sharepoint.com/sites/nps-PWR-PACNIM/monitoring_archive/Established Invasives/Forms/File Count.aspx</vt:lpwstr>
      </vt:variant>
      <vt:variant>
        <vt:lpwstr/>
      </vt:variant>
      <vt:variant>
        <vt:i4>126</vt:i4>
      </vt:variant>
      <vt:variant>
        <vt:i4>99</vt:i4>
      </vt:variant>
      <vt:variant>
        <vt:i4>0</vt:i4>
      </vt:variant>
      <vt:variant>
        <vt:i4>5</vt:i4>
      </vt:variant>
      <vt:variant>
        <vt:lpwstr>https://doimspp.sharepoint.com/sites/nps-PWR-PACNIM/monitoring_archive/Focal Terrestrial Plants/Forms/File Count.aspx</vt:lpwstr>
      </vt:variant>
      <vt:variant>
        <vt:lpwstr/>
      </vt:variant>
      <vt:variant>
        <vt:i4>6488136</vt:i4>
      </vt:variant>
      <vt:variant>
        <vt:i4>96</vt:i4>
      </vt:variant>
      <vt:variant>
        <vt:i4>0</vt:i4>
      </vt:variant>
      <vt:variant>
        <vt:i4>5</vt:i4>
      </vt:variant>
      <vt:variant>
        <vt:lpwstr>https://doimspp.sharepoint.com/sites/nps-PWR-PACNIM/monitoring_archive</vt:lpwstr>
      </vt:variant>
      <vt:variant>
        <vt:lpwstr/>
      </vt:variant>
      <vt:variant>
        <vt:i4>7667793</vt:i4>
      </vt:variant>
      <vt:variant>
        <vt:i4>93</vt:i4>
      </vt:variant>
      <vt:variant>
        <vt:i4>0</vt:i4>
      </vt:variant>
      <vt:variant>
        <vt:i4>5</vt:i4>
      </vt:variant>
      <vt:variant>
        <vt:lpwstr>https://doimspp.sharepoint.com/sites/nps-PWR-PACNIM/monitoring_archive/Established Invasives/Forms/File Count.aspx</vt:lpwstr>
      </vt:variant>
      <vt:variant>
        <vt:lpwstr/>
      </vt:variant>
      <vt:variant>
        <vt:i4>126</vt:i4>
      </vt:variant>
      <vt:variant>
        <vt:i4>90</vt:i4>
      </vt:variant>
      <vt:variant>
        <vt:i4>0</vt:i4>
      </vt:variant>
      <vt:variant>
        <vt:i4>5</vt:i4>
      </vt:variant>
      <vt:variant>
        <vt:lpwstr>https://doimspp.sharepoint.com/sites/nps-PWR-PACNIM/monitoring_archive/Focal Terrestrial Plants/Forms/File Count.aspx</vt:lpwstr>
      </vt:variant>
      <vt:variant>
        <vt:lpwstr/>
      </vt:variant>
      <vt:variant>
        <vt:i4>6488136</vt:i4>
      </vt:variant>
      <vt:variant>
        <vt:i4>87</vt:i4>
      </vt:variant>
      <vt:variant>
        <vt:i4>0</vt:i4>
      </vt:variant>
      <vt:variant>
        <vt:i4>5</vt:i4>
      </vt:variant>
      <vt:variant>
        <vt:lpwstr>https://doimspp.sharepoint.com/sites/nps-PWR-PACNIM/monitoring_archive</vt:lpwstr>
      </vt:variant>
      <vt:variant>
        <vt:lpwstr/>
      </vt:variant>
      <vt:variant>
        <vt:i4>5963821</vt:i4>
      </vt:variant>
      <vt:variant>
        <vt:i4>84</vt:i4>
      </vt:variant>
      <vt:variant>
        <vt:i4>0</vt:i4>
      </vt:variant>
      <vt:variant>
        <vt:i4>5</vt:i4>
      </vt:variant>
      <vt:variant>
        <vt:lpwstr>https://doimspp.sharepoint.com/:w:/r/sites/nps-PWR-PACNIM/data_mgmt/sop_documents/SOP_Processing_photos_GeoJot_Core_v2.docx?d=w06c4ba6ec509597992f330dbffcb8918&amp;csf=1&amp;web=1&amp;e=b6gqtq</vt:lpwstr>
      </vt:variant>
      <vt:variant>
        <vt:lpwstr/>
      </vt:variant>
      <vt:variant>
        <vt:i4>1769520</vt:i4>
      </vt:variant>
      <vt:variant>
        <vt:i4>81</vt:i4>
      </vt:variant>
      <vt:variant>
        <vt:i4>0</vt:i4>
      </vt:variant>
      <vt:variant>
        <vt:i4>5</vt:i4>
      </vt:variant>
      <vt:variant>
        <vt:lpwstr>https://doimspp.sharepoint.com/sites/nps-PWR-PACNIM/vital_signs/Forms/File Count.aspx?id=%2Fsites%2Fnps%2DPWR%2DPACNIM%2Fvital%5Fsigns%2F12%5Festablished%5Finvasive%5Fplant%5Fspecies%2FData%2FDatabase%2FVS%5FEIPS%5FDatabase%5Fimages&amp;viewid=c0664fba%2D1b29%2D4aef%2D983e%2Ded5dbfffa271</vt:lpwstr>
      </vt:variant>
      <vt:variant>
        <vt:lpwstr/>
      </vt:variant>
      <vt:variant>
        <vt:i4>4259939</vt:i4>
      </vt:variant>
      <vt:variant>
        <vt:i4>78</vt:i4>
      </vt:variant>
      <vt:variant>
        <vt:i4>0</vt:i4>
      </vt:variant>
      <vt:variant>
        <vt:i4>5</vt:i4>
      </vt:variant>
      <vt:variant>
        <vt:lpwstr>https://doimspp.sharepoint.com/sites/nps-PWR-PACNIM/vital_signs/Forms/File Count.aspx?id=%2Fsites%2Fnps%2DPWR%2DPACNIM%2Fvital%5Fsigns%2F05%5Ffocal%5Fterr%5Fplant%5Fcommunities%2FData%2FDatabase%2FVS%5FFTPC%5FDatabase%5Fimages&amp;viewid=c0664fba%2D1b29%2D4aef%2D983e%2Ded5dbfffa271</vt:lpwstr>
      </vt:variant>
      <vt:variant>
        <vt:lpwstr/>
      </vt:variant>
      <vt:variant>
        <vt:i4>7733359</vt:i4>
      </vt:variant>
      <vt:variant>
        <vt:i4>75</vt:i4>
      </vt:variant>
      <vt:variant>
        <vt:i4>0</vt:i4>
      </vt:variant>
      <vt:variant>
        <vt:i4>5</vt:i4>
      </vt:variant>
      <vt:variant>
        <vt:lpwstr>https://doimspp.sharepoint.com/:f:/r/sites/nps-PWR-PACNIM/vital_signs/12_established_invasive_plant_species/Data/Database/VS_EIPS_Database_images/2021?csf=1&amp;web=1&amp;e=5Zabei</vt:lpwstr>
      </vt:variant>
      <vt:variant>
        <vt:lpwstr/>
      </vt:variant>
      <vt:variant>
        <vt:i4>1769505</vt:i4>
      </vt:variant>
      <vt:variant>
        <vt:i4>72</vt:i4>
      </vt:variant>
      <vt:variant>
        <vt:i4>0</vt:i4>
      </vt:variant>
      <vt:variant>
        <vt:i4>5</vt:i4>
      </vt:variant>
      <vt:variant>
        <vt:lpwstr>https://doimspp.sharepoint.com/:f:/r/sites/nps-PWR-PACNIM/vital_signs/12_established_invasive_plant_species/Images</vt:lpwstr>
      </vt:variant>
      <vt:variant>
        <vt:lpwstr/>
      </vt:variant>
      <vt:variant>
        <vt:i4>196625</vt:i4>
      </vt:variant>
      <vt:variant>
        <vt:i4>69</vt:i4>
      </vt:variant>
      <vt:variant>
        <vt:i4>0</vt:i4>
      </vt:variant>
      <vt:variant>
        <vt:i4>5</vt:i4>
      </vt:variant>
      <vt:variant>
        <vt:lpwstr>https://github.com/jakegross808/pacn-veg-package.git</vt:lpwstr>
      </vt:variant>
      <vt:variant>
        <vt:lpwstr/>
      </vt:variant>
      <vt:variant>
        <vt:i4>6815850</vt:i4>
      </vt:variant>
      <vt:variant>
        <vt:i4>66</vt:i4>
      </vt:variant>
      <vt:variant>
        <vt:i4>0</vt:i4>
      </vt:variant>
      <vt:variant>
        <vt:i4>5</vt:i4>
      </vt:variant>
      <vt:variant>
        <vt:lpwstr>https://try.github.io/</vt:lpwstr>
      </vt:variant>
      <vt:variant>
        <vt:lpwstr/>
      </vt:variant>
      <vt:variant>
        <vt:i4>8126567</vt:i4>
      </vt:variant>
      <vt:variant>
        <vt:i4>63</vt:i4>
      </vt:variant>
      <vt:variant>
        <vt:i4>0</vt:i4>
      </vt:variant>
      <vt:variant>
        <vt:i4>5</vt:i4>
      </vt:variant>
      <vt:variant>
        <vt:lpwstr>https://github.com/</vt:lpwstr>
      </vt:variant>
      <vt:variant>
        <vt:lpwstr/>
      </vt:variant>
      <vt:variant>
        <vt:i4>2293886</vt:i4>
      </vt:variant>
      <vt:variant>
        <vt:i4>60</vt:i4>
      </vt:variant>
      <vt:variant>
        <vt:i4>0</vt:i4>
      </vt:variant>
      <vt:variant>
        <vt:i4>5</vt:i4>
      </vt:variant>
      <vt:variant>
        <vt:lpwstr>https://www.rstudio.com/products/RStudio/</vt:lpwstr>
      </vt:variant>
      <vt:variant>
        <vt:lpwstr>Desktop</vt:lpwstr>
      </vt:variant>
      <vt:variant>
        <vt:i4>196700</vt:i4>
      </vt:variant>
      <vt:variant>
        <vt:i4>57</vt:i4>
      </vt:variant>
      <vt:variant>
        <vt:i4>0</vt:i4>
      </vt:variant>
      <vt:variant>
        <vt:i4>5</vt:i4>
      </vt:variant>
      <vt:variant>
        <vt:lpwstr>https://cloud.r-project.org/</vt:lpwstr>
      </vt:variant>
      <vt:variant>
        <vt:lpwstr/>
      </vt:variant>
      <vt:variant>
        <vt:i4>3342452</vt:i4>
      </vt:variant>
      <vt:variant>
        <vt:i4>54</vt:i4>
      </vt:variant>
      <vt:variant>
        <vt:i4>0</vt:i4>
      </vt:variant>
      <vt:variant>
        <vt:i4>5</vt:i4>
      </vt:variant>
      <vt:variant>
        <vt:lpwstr>https://desktop.github.com/</vt:lpwstr>
      </vt:variant>
      <vt:variant>
        <vt:lpwstr/>
      </vt:variant>
      <vt:variant>
        <vt:i4>3735595</vt:i4>
      </vt:variant>
      <vt:variant>
        <vt:i4>51</vt:i4>
      </vt:variant>
      <vt:variant>
        <vt:i4>0</vt:i4>
      </vt:variant>
      <vt:variant>
        <vt:i4>5</vt:i4>
      </vt:variant>
      <vt:variant>
        <vt:lpwstr>https://www.sourcetreeapp.com/</vt:lpwstr>
      </vt:variant>
      <vt:variant>
        <vt:lpwstr/>
      </vt:variant>
      <vt:variant>
        <vt:i4>5374045</vt:i4>
      </vt:variant>
      <vt:variant>
        <vt:i4>48</vt:i4>
      </vt:variant>
      <vt:variant>
        <vt:i4>0</vt:i4>
      </vt:variant>
      <vt:variant>
        <vt:i4>5</vt:i4>
      </vt:variant>
      <vt:variant>
        <vt:lpwstr>https://git-scm.com/downloads</vt:lpwstr>
      </vt:variant>
      <vt:variant>
        <vt:lpwstr/>
      </vt:variant>
      <vt:variant>
        <vt:i4>8126567</vt:i4>
      </vt:variant>
      <vt:variant>
        <vt:i4>45</vt:i4>
      </vt:variant>
      <vt:variant>
        <vt:i4>0</vt:i4>
      </vt:variant>
      <vt:variant>
        <vt:i4>5</vt:i4>
      </vt:variant>
      <vt:variant>
        <vt:lpwstr>https://github.com/</vt:lpwstr>
      </vt:variant>
      <vt:variant>
        <vt:lpwstr/>
      </vt:variant>
      <vt:variant>
        <vt:i4>4784195</vt:i4>
      </vt:variant>
      <vt:variant>
        <vt:i4>42</vt:i4>
      </vt:variant>
      <vt:variant>
        <vt:i4>0</vt:i4>
      </vt:variant>
      <vt:variant>
        <vt:i4>5</vt:i4>
      </vt:variant>
      <vt:variant>
        <vt:lpwstr>https://www.rstudio.com/</vt:lpwstr>
      </vt:variant>
      <vt:variant>
        <vt:lpwstr/>
      </vt:variant>
      <vt:variant>
        <vt:i4>7143476</vt:i4>
      </vt:variant>
      <vt:variant>
        <vt:i4>39</vt:i4>
      </vt:variant>
      <vt:variant>
        <vt:i4>0</vt:i4>
      </vt:variant>
      <vt:variant>
        <vt:i4>5</vt:i4>
      </vt:variant>
      <vt:variant>
        <vt:lpwstr>https://www.r-project.org/</vt:lpwstr>
      </vt:variant>
      <vt:variant>
        <vt:lpwstr/>
      </vt:variant>
      <vt:variant>
        <vt:i4>5767235</vt:i4>
      </vt:variant>
      <vt:variant>
        <vt:i4>36</vt:i4>
      </vt:variant>
      <vt:variant>
        <vt:i4>0</vt:i4>
      </vt:variant>
      <vt:variant>
        <vt:i4>5</vt:i4>
      </vt:variant>
      <vt:variant>
        <vt:lpwstr>https://git-scm.com/</vt:lpwstr>
      </vt:variant>
      <vt:variant>
        <vt:lpwstr/>
      </vt:variant>
      <vt:variant>
        <vt:i4>7012357</vt:i4>
      </vt:variant>
      <vt:variant>
        <vt:i4>33</vt:i4>
      </vt:variant>
      <vt:variant>
        <vt:i4>0</vt:i4>
      </vt:variant>
      <vt:variant>
        <vt:i4>5</vt:i4>
      </vt:variant>
      <vt:variant>
        <vt:lpwstr>https://www.geo.uzh.ch/microsite/reproducible_research/post/rr-rstudio-git/</vt:lpwstr>
      </vt:variant>
      <vt:variant>
        <vt:lpwstr>:~:text=In%20RStudio%20Select%20File%20%3E%20New,repository%20to%20your%20project%20folder.</vt:lpwstr>
      </vt:variant>
      <vt:variant>
        <vt:i4>655376</vt:i4>
      </vt:variant>
      <vt:variant>
        <vt:i4>30</vt:i4>
      </vt:variant>
      <vt:variant>
        <vt:i4>0</vt:i4>
      </vt:variant>
      <vt:variant>
        <vt:i4>5</vt:i4>
      </vt:variant>
      <vt:variant>
        <vt:lpwstr>https://doimspp.sharepoint.com/sites/nps-PWR-PACNIM/</vt:lpwstr>
      </vt:variant>
      <vt:variant>
        <vt:lpwstr/>
      </vt:variant>
      <vt:variant>
        <vt:i4>5767174</vt:i4>
      </vt:variant>
      <vt:variant>
        <vt:i4>27</vt:i4>
      </vt:variant>
      <vt:variant>
        <vt:i4>0</vt:i4>
      </vt:variant>
      <vt:variant>
        <vt:i4>5</vt:i4>
      </vt:variant>
      <vt:variant>
        <vt:lpwstr>https://nps.maps.arcgis.com/</vt:lpwstr>
      </vt:variant>
      <vt:variant>
        <vt:lpwstr/>
      </vt:variant>
      <vt:variant>
        <vt:i4>65645</vt:i4>
      </vt:variant>
      <vt:variant>
        <vt:i4>24</vt:i4>
      </vt:variant>
      <vt:variant>
        <vt:i4>0</vt:i4>
      </vt:variant>
      <vt:variant>
        <vt:i4>5</vt:i4>
      </vt:variant>
      <vt:variant>
        <vt:lpwstr>https://doimspp.sharepoint.com/sites/nps-PWR-PACNIM/vital_signs/Forms/File Count.aspx?id=%2Fsites%2Fnps%2DPWR%2DPACNIM%2Fvital%5Fsigns%2F12%5Festablished%5Finvasive%5Fplant%5Fspecies%2FDocuments%2FProtocol%2FSOPs&amp;viewid=c0664fba%2D1b29%2D4aef%2D983e%2Ded5dbfffa271</vt:lpwstr>
      </vt:variant>
      <vt:variant>
        <vt:lpwstr/>
      </vt:variant>
      <vt:variant>
        <vt:i4>65645</vt:i4>
      </vt:variant>
      <vt:variant>
        <vt:i4>21</vt:i4>
      </vt:variant>
      <vt:variant>
        <vt:i4>0</vt:i4>
      </vt:variant>
      <vt:variant>
        <vt:i4>5</vt:i4>
      </vt:variant>
      <vt:variant>
        <vt:lpwstr>https://doimspp.sharepoint.com/sites/nps-PWR-PACNIM/vital_signs/Forms/File Count.aspx?id=%2Fsites%2Fnps%2DPWR%2DPACNIM%2Fvital%5Fsigns%2F12%5Festablished%5Finvasive%5Fplant%5Fspecies%2FDocuments%2FProtocol%2FSOPs&amp;viewid=c0664fba%2D1b29%2D4aef%2D983e%2Ded5dbfffa271</vt:lpwstr>
      </vt:variant>
      <vt:variant>
        <vt:lpwstr/>
      </vt:variant>
      <vt:variant>
        <vt:i4>65645</vt:i4>
      </vt:variant>
      <vt:variant>
        <vt:i4>18</vt:i4>
      </vt:variant>
      <vt:variant>
        <vt:i4>0</vt:i4>
      </vt:variant>
      <vt:variant>
        <vt:i4>5</vt:i4>
      </vt:variant>
      <vt:variant>
        <vt:lpwstr>https://doimspp.sharepoint.com/sites/nps-PWR-PACNIM/vital_signs/Forms/File Count.aspx?id=%2Fsites%2Fnps%2DPWR%2DPACNIM%2Fvital%5Fsigns%2F12%5Festablished%5Finvasive%5Fplant%5Fspecies%2FDocuments%2FProtocol%2FSOPs&amp;viewid=c0664fba%2D1b29%2D4aef%2D983e%2Ded5dbfffa271</vt:lpwstr>
      </vt:variant>
      <vt:variant>
        <vt:lpwstr/>
      </vt:variant>
      <vt:variant>
        <vt:i4>5177459</vt:i4>
      </vt:variant>
      <vt:variant>
        <vt:i4>15</vt:i4>
      </vt:variant>
      <vt:variant>
        <vt:i4>0</vt:i4>
      </vt:variant>
      <vt:variant>
        <vt:i4>5</vt:i4>
      </vt:variant>
      <vt:variant>
        <vt:lpwstr>https://doimspp.sharepoint.com/sites/nps-PWR-PACNIM/vital_signs/Forms/File Count.aspx?id=%2Fsites%2Fnps%2DPWR%2DPACNIM%2Fvital%5Fsigns%2F12%5Festablished%5Finvasive%5Fplant%5Fspecies%2FImages&amp;viewid=c0664fba%2D1b29%2D4aef%2D983e%2Ded5dbfffa271</vt:lpwstr>
      </vt:variant>
      <vt:variant>
        <vt:lpwstr/>
      </vt:variant>
      <vt:variant>
        <vt:i4>3670044</vt:i4>
      </vt:variant>
      <vt:variant>
        <vt:i4>12</vt:i4>
      </vt:variant>
      <vt:variant>
        <vt:i4>0</vt:i4>
      </vt:variant>
      <vt:variant>
        <vt:i4>5</vt:i4>
      </vt:variant>
      <vt:variant>
        <vt:lpwstr>https://doimspp.sharepoint.com/sites/nps-PWR-PACNIM/vital_signs/Forms/File Count.aspx?id=%2Fsites%2Fnps%2DPWR%2DPACNIM%2Fvital%5Fsigns%2F05%5Ffocal%5Fterr%5Fplant%5Fcommunities%2FImages&amp;viewid=c0664fba%2D1b29%2D4aef%2D983e%2Ded5dbfffa271</vt:lpwstr>
      </vt:variant>
      <vt:variant>
        <vt:lpwstr/>
      </vt:variant>
      <vt:variant>
        <vt:i4>5308473</vt:i4>
      </vt:variant>
      <vt:variant>
        <vt:i4>9</vt:i4>
      </vt:variant>
      <vt:variant>
        <vt:i4>0</vt:i4>
      </vt:variant>
      <vt:variant>
        <vt:i4>5</vt:i4>
      </vt:variant>
      <vt:variant>
        <vt:lpwstr>https://doimspp.sharepoint.com/sites/nps-PWR-PACNIM/vital_signs/Forms/File Count.aspx?id=%2Fsites%2Fnps%2DPWR%2DPACNIM%2Fvital%5Fsigns%2F12%5Festablished%5Finvasive%5Fplant%5Fspecies&amp;viewid=c0664fba%2D1b29%2D4aef%2D983e%2Ded5dbfffa271</vt:lpwstr>
      </vt:variant>
      <vt:variant>
        <vt:lpwstr/>
      </vt:variant>
      <vt:variant>
        <vt:i4>2490454</vt:i4>
      </vt:variant>
      <vt:variant>
        <vt:i4>6</vt:i4>
      </vt:variant>
      <vt:variant>
        <vt:i4>0</vt:i4>
      </vt:variant>
      <vt:variant>
        <vt:i4>5</vt:i4>
      </vt:variant>
      <vt:variant>
        <vt:lpwstr>https://doimspp.sharepoint.com/sites/nps-PWR-PACNIM/vital_signs/Forms/File Count.aspx?id=%2Fsites%2Fnps%2DPWR%2DPACNIM%2Fvital%5Fsigns%2F05%5Ffocal%5Fterr%5Fplant%5Fcommunities&amp;viewid=c0664fba%2D1b29%2D4aef%2D983e%2Ded5dbfffa271</vt:lpwstr>
      </vt:variant>
      <vt:variant>
        <vt:lpwstr/>
      </vt:variant>
      <vt:variant>
        <vt:i4>655376</vt:i4>
      </vt:variant>
      <vt:variant>
        <vt:i4>3</vt:i4>
      </vt:variant>
      <vt:variant>
        <vt:i4>0</vt:i4>
      </vt:variant>
      <vt:variant>
        <vt:i4>5</vt:i4>
      </vt:variant>
      <vt:variant>
        <vt:lpwstr>https://doimspp.sharepoint.com/sites/nps-PWR-PACNIM/</vt:lpwstr>
      </vt:variant>
      <vt:variant>
        <vt:lpwstr/>
      </vt:variant>
      <vt:variant>
        <vt:i4>6488136</vt:i4>
      </vt:variant>
      <vt:variant>
        <vt:i4>0</vt:i4>
      </vt:variant>
      <vt:variant>
        <vt:i4>0</vt:i4>
      </vt:variant>
      <vt:variant>
        <vt:i4>5</vt:i4>
      </vt:variant>
      <vt:variant>
        <vt:lpwstr>https://doimspp.sharepoint.com/sites/nps-PWR-PACNIM/monitoring_archive</vt:lpwstr>
      </vt:variant>
      <vt:variant>
        <vt:lpwstr/>
      </vt:variant>
      <vt:variant>
        <vt:i4>655376</vt:i4>
      </vt:variant>
      <vt:variant>
        <vt:i4>3</vt:i4>
      </vt:variant>
      <vt:variant>
        <vt:i4>0</vt:i4>
      </vt:variant>
      <vt:variant>
        <vt:i4>5</vt:i4>
      </vt:variant>
      <vt:variant>
        <vt:lpwstr>https://doimspp.sharepoint.com/sites/nps-PWR-PACNIM/</vt:lpwstr>
      </vt:variant>
      <vt:variant>
        <vt:lpwstr/>
      </vt:variant>
      <vt:variant>
        <vt:i4>6488136</vt:i4>
      </vt:variant>
      <vt:variant>
        <vt:i4>0</vt:i4>
      </vt:variant>
      <vt:variant>
        <vt:i4>0</vt:i4>
      </vt:variant>
      <vt:variant>
        <vt:i4>5</vt:i4>
      </vt:variant>
      <vt:variant>
        <vt:lpwstr>https://doimspp.sharepoint.com/sites/nps-PWR-PACNIM/monitoring_archive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Seabirds Monitoring Protocol for the Pacific Island Monitoring Network (PACN)</dc:title>
  <dc:subject/>
  <dc:creator>Kelly Kozar</dc:creator>
  <cp:keywords/>
  <dc:description/>
  <cp:lastModifiedBy>Akamine, Kathryn</cp:lastModifiedBy>
  <cp:revision>1153</cp:revision>
  <cp:lastPrinted>2021-04-28T19:29:00Z</cp:lastPrinted>
  <dcterms:created xsi:type="dcterms:W3CDTF">2021-09-10T17:43:00Z</dcterms:created>
  <dcterms:modified xsi:type="dcterms:W3CDTF">2023-01-25T20:28:00Z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0x0101004526A4EA4B14794BAD108A091E789C73</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y fmtid="{D5CDD505-2E9C-101B-9397-08002B2CF9AE}" pid="9" name="MediaServiceImageTags">
    <vt:lpwstr/>
  </property>
</Properties>
</file>